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D31D6">
      <w:pPr>
        <w:rPr>
          <w:rFonts w:hint="eastAsia"/>
        </w:rPr>
      </w:pPr>
      <w:r>
        <w:drawing>
          <wp:inline distT="0" distB="0" distL="0" distR="0">
            <wp:extent cx="5274310" cy="1461135"/>
            <wp:effectExtent l="0" t="0" r="2540" b="571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6"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797D9AC2">
      <w:pPr>
        <w:rPr>
          <w:rFonts w:hint="eastAsia"/>
        </w:rPr>
      </w:pPr>
    </w:p>
    <w:p w14:paraId="62A6F145">
      <w:pPr>
        <w:rPr>
          <w:rFonts w:hint="eastAsia"/>
        </w:rPr>
      </w:pPr>
    </w:p>
    <w:p w14:paraId="3982DA61">
      <w:pPr>
        <w:spacing w:before="240" w:after="480"/>
        <w:jc w:val="center"/>
        <w:textAlignment w:val="baseline"/>
        <w:rPr>
          <w:rFonts w:ascii="华康俪金黑W8(P)" w:hAnsi="Times New Roman" w:eastAsia="华康俪金黑W8(P)" w:cs="Times New Roman"/>
          <w:spacing w:val="40"/>
          <w:sz w:val="32"/>
          <w:szCs w:val="32"/>
        </w:rPr>
      </w:pPr>
      <w:r>
        <w:rPr>
          <w:rFonts w:hint="eastAsia" w:ascii="华康俪金黑W8(P)" w:hAnsi="Times New Roman" w:eastAsia="华康俪金黑W8(P)" w:cs="Times New Roman"/>
          <w:spacing w:val="40"/>
          <w:sz w:val="32"/>
          <w:szCs w:val="32"/>
        </w:rPr>
        <w:t>《软件工程原理与应用》</w:t>
      </w:r>
    </w:p>
    <w:p w14:paraId="6C008DCF">
      <w:pPr>
        <w:spacing w:before="240" w:after="480"/>
        <w:jc w:val="center"/>
        <w:textAlignment w:val="baseline"/>
        <w:rPr>
          <w:rFonts w:ascii="华康俪金黑W8(P)" w:hAnsi="Times New Roman" w:eastAsia="华康俪金黑W8(P)" w:cs="Times New Roman"/>
          <w:spacing w:val="40"/>
          <w:sz w:val="28"/>
          <w:szCs w:val="28"/>
        </w:rPr>
      </w:pPr>
      <w:r>
        <w:rPr>
          <w:rFonts w:hint="eastAsia" w:ascii="华康俪金黑W8(P)" w:hAnsi="Times New Roman" w:eastAsia="华康俪金黑W8(P)" w:cs="Times New Roman"/>
          <w:spacing w:val="40"/>
          <w:sz w:val="28"/>
          <w:szCs w:val="28"/>
        </w:rPr>
        <w:t>需求分析报告</w:t>
      </w:r>
    </w:p>
    <w:p w14:paraId="6C4D1E7B">
      <w:pPr>
        <w:spacing w:before="240" w:after="480"/>
        <w:jc w:val="center"/>
        <w:textAlignment w:val="baseline"/>
        <w:rPr>
          <w:rFonts w:ascii="华文新魏" w:hAnsi="Times New Roman" w:eastAsia="华文新魏" w:cs="Times New Roman"/>
          <w:spacing w:val="40"/>
          <w:sz w:val="52"/>
          <w:szCs w:val="52"/>
        </w:rPr>
      </w:pPr>
      <w:r>
        <w:rPr>
          <w:rFonts w:hint="eastAsia" w:ascii="华文新魏" w:hAnsi="Times New Roman" w:eastAsia="华文新魏" w:cs="Times New Roman"/>
          <w:spacing w:val="40"/>
          <w:sz w:val="52"/>
          <w:szCs w:val="52"/>
        </w:rPr>
        <w:t>体育场馆预约系统</w:t>
      </w:r>
    </w:p>
    <w:tbl>
      <w:tblPr>
        <w:tblStyle w:val="15"/>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314"/>
        <w:gridCol w:w="4464"/>
      </w:tblGrid>
      <w:tr w14:paraId="00A0BF00">
        <w:tblPrEx>
          <w:tblCellMar>
            <w:top w:w="0" w:type="dxa"/>
            <w:left w:w="57" w:type="dxa"/>
            <w:bottom w:w="0" w:type="dxa"/>
            <w:right w:w="57" w:type="dxa"/>
          </w:tblCellMar>
        </w:tblPrEx>
        <w:trPr>
          <w:trHeight w:val="737" w:hRule="exact"/>
        </w:trPr>
        <w:tc>
          <w:tcPr>
            <w:tcW w:w="0" w:type="auto"/>
            <w:vAlign w:val="bottom"/>
          </w:tcPr>
          <w:p w14:paraId="65973E41">
            <w:pPr>
              <w:pStyle w:val="21"/>
              <w:spacing w:line="240" w:lineRule="auto"/>
              <w:jc w:val="left"/>
              <w:rPr>
                <w:rFonts w:hint="eastAsia" w:ascii="方正粗黑宋简体" w:hAnsi="方正粗黑宋简体" w:eastAsia="方正粗黑宋简体"/>
                <w:sz w:val="30"/>
                <w:szCs w:val="30"/>
              </w:rPr>
            </w:pPr>
            <w:bookmarkStart w:id="0" w:name="_Hlk131542945"/>
            <w:r>
              <w:rPr>
                <w:rFonts w:hint="eastAsia" w:ascii="方正粗黑宋简体" w:hAnsi="方正粗黑宋简体" w:eastAsia="方正粗黑宋简体"/>
                <w:kern w:val="0"/>
                <w:sz w:val="30"/>
                <w:szCs w:val="30"/>
              </w:rPr>
              <w:t xml:space="preserve">小 </w:t>
            </w:r>
            <w:r>
              <w:rPr>
                <w:rFonts w:ascii="方正粗黑宋简体" w:hAnsi="方正粗黑宋简体" w:eastAsia="方正粗黑宋简体"/>
                <w:kern w:val="0"/>
                <w:sz w:val="30"/>
                <w:szCs w:val="30"/>
              </w:rPr>
              <w:t xml:space="preserve">   </w:t>
            </w:r>
            <w:r>
              <w:rPr>
                <w:rFonts w:hint="eastAsia" w:ascii="方正粗黑宋简体" w:hAnsi="方正粗黑宋简体" w:eastAsia="方正粗黑宋简体"/>
                <w:kern w:val="0"/>
                <w:sz w:val="30"/>
                <w:szCs w:val="30"/>
              </w:rPr>
              <w:t>组</w:t>
            </w:r>
          </w:p>
        </w:tc>
        <w:tc>
          <w:tcPr>
            <w:tcW w:w="0" w:type="auto"/>
            <w:tcBorders>
              <w:bottom w:val="single" w:color="auto" w:sz="4" w:space="0"/>
            </w:tcBorders>
            <w:vAlign w:val="bottom"/>
          </w:tcPr>
          <w:p w14:paraId="763C4144">
            <w:pPr>
              <w:pStyle w:val="22"/>
              <w:rPr>
                <w:rFonts w:hint="eastAsia" w:ascii="华文楷体" w:hAnsi="华文楷体" w:eastAsia="华文楷体"/>
              </w:rPr>
            </w:pPr>
            <w:r>
              <w:rPr>
                <w:rFonts w:hint="eastAsia" w:ascii="华文楷体" w:hAnsi="华文楷体" w:eastAsia="华文楷体"/>
              </w:rPr>
              <w:t>1</w:t>
            </w:r>
            <w:r>
              <w:rPr>
                <w:rFonts w:ascii="华文楷体" w:hAnsi="华文楷体" w:eastAsia="华文楷体"/>
              </w:rPr>
              <w:t>0</w:t>
            </w:r>
            <w:r>
              <w:rPr>
                <w:rFonts w:hint="eastAsia" w:ascii="华文楷体" w:hAnsi="华文楷体" w:eastAsia="华文楷体"/>
              </w:rPr>
              <w:t>3</w:t>
            </w:r>
            <w:r>
              <w:rPr>
                <w:rFonts w:ascii="华文楷体" w:hAnsi="华文楷体" w:eastAsia="华文楷体"/>
              </w:rPr>
              <w:t xml:space="preserve">  F </w:t>
            </w:r>
            <w:r>
              <w:rPr>
                <w:rFonts w:hint="eastAsia" w:ascii="华文楷体" w:hAnsi="华文楷体" w:eastAsia="华文楷体"/>
              </w:rPr>
              <w:t>官宇 鱼水 杨志豪</w:t>
            </w:r>
          </w:p>
        </w:tc>
      </w:tr>
      <w:bookmarkEnd w:id="0"/>
      <w:tr w14:paraId="00143449">
        <w:tblPrEx>
          <w:tblCellMar>
            <w:top w:w="0" w:type="dxa"/>
            <w:left w:w="57" w:type="dxa"/>
            <w:bottom w:w="0" w:type="dxa"/>
            <w:right w:w="57" w:type="dxa"/>
          </w:tblCellMar>
        </w:tblPrEx>
        <w:trPr>
          <w:trHeight w:val="737" w:hRule="exact"/>
        </w:trPr>
        <w:tc>
          <w:tcPr>
            <w:tcW w:w="0" w:type="auto"/>
            <w:vAlign w:val="bottom"/>
          </w:tcPr>
          <w:p w14:paraId="31CC08B1">
            <w:pPr>
              <w:pStyle w:val="21"/>
              <w:spacing w:line="240" w:lineRule="auto"/>
              <w:jc w:val="center"/>
              <w:rPr>
                <w:rFonts w:hint="eastAsia" w:ascii="方正粗黑宋简体" w:hAnsi="方正粗黑宋简体" w:eastAsia="方正粗黑宋简体"/>
                <w:spacing w:val="321"/>
                <w:kern w:val="0"/>
                <w:sz w:val="30"/>
                <w:szCs w:val="30"/>
              </w:rPr>
            </w:pPr>
            <w:bookmarkStart w:id="1" w:name="_Hlk131542967"/>
            <w:r>
              <w:rPr>
                <w:rFonts w:hint="eastAsia" w:ascii="方正粗黑宋简体" w:hAnsi="方正粗黑宋简体" w:eastAsia="方正粗黑宋简体"/>
                <w:spacing w:val="300"/>
                <w:kern w:val="0"/>
                <w:sz w:val="30"/>
                <w:szCs w:val="30"/>
                <w:fitText w:val="1200" w:id="-1165155328"/>
              </w:rPr>
              <w:t>学</w:t>
            </w:r>
            <w:r>
              <w:rPr>
                <w:rFonts w:hint="eastAsia" w:ascii="方正粗黑宋简体" w:hAnsi="方正粗黑宋简体" w:eastAsia="方正粗黑宋简体"/>
                <w:spacing w:val="0"/>
                <w:kern w:val="0"/>
                <w:sz w:val="30"/>
                <w:szCs w:val="30"/>
                <w:fitText w:val="1200" w:id="-1165155328"/>
              </w:rPr>
              <w:t>院</w:t>
            </w:r>
          </w:p>
        </w:tc>
        <w:tc>
          <w:tcPr>
            <w:tcW w:w="0" w:type="auto"/>
            <w:tcBorders>
              <w:bottom w:val="single" w:color="auto" w:sz="4" w:space="0"/>
            </w:tcBorders>
            <w:vAlign w:val="bottom"/>
          </w:tcPr>
          <w:p w14:paraId="7B762FC9">
            <w:pPr>
              <w:pStyle w:val="22"/>
              <w:rPr>
                <w:rFonts w:hint="eastAsia" w:ascii="华文楷体" w:hAnsi="华文楷体" w:eastAsia="华文楷体"/>
              </w:rPr>
            </w:pPr>
            <w:r>
              <w:rPr>
                <w:rFonts w:hint="eastAsia" w:ascii="华文楷体" w:hAnsi="华文楷体" w:eastAsia="华文楷体"/>
              </w:rPr>
              <w:t>计算机科学与技术学院/软件学院</w:t>
            </w:r>
          </w:p>
        </w:tc>
      </w:tr>
      <w:tr w14:paraId="6EE608C3">
        <w:tblPrEx>
          <w:tblCellMar>
            <w:top w:w="0" w:type="dxa"/>
            <w:left w:w="57" w:type="dxa"/>
            <w:bottom w:w="0" w:type="dxa"/>
            <w:right w:w="57" w:type="dxa"/>
          </w:tblCellMar>
        </w:tblPrEx>
        <w:trPr>
          <w:trHeight w:val="737" w:hRule="exact"/>
        </w:trPr>
        <w:tc>
          <w:tcPr>
            <w:tcW w:w="0" w:type="auto"/>
            <w:vAlign w:val="bottom"/>
          </w:tcPr>
          <w:p w14:paraId="222692F0">
            <w:pPr>
              <w:pStyle w:val="21"/>
              <w:spacing w:line="240" w:lineRule="auto"/>
              <w:jc w:val="center"/>
              <w:rPr>
                <w:rFonts w:hint="eastAsia" w:ascii="方正粗黑宋简体" w:hAnsi="方正粗黑宋简体" w:eastAsia="方正粗黑宋简体"/>
                <w:spacing w:val="321"/>
                <w:kern w:val="0"/>
                <w:sz w:val="30"/>
                <w:szCs w:val="30"/>
              </w:rPr>
            </w:pPr>
            <w:r>
              <w:rPr>
                <w:rFonts w:ascii="方正粗黑宋简体" w:hAnsi="方正粗黑宋简体" w:eastAsia="方正粗黑宋简体"/>
                <w:spacing w:val="300"/>
                <w:kern w:val="0"/>
                <w:sz w:val="30"/>
                <w:szCs w:val="30"/>
                <w:fitText w:val="1200" w:id="-1165155327"/>
              </w:rPr>
              <w:t>专</w:t>
            </w:r>
            <w:r>
              <w:rPr>
                <w:rFonts w:ascii="方正粗黑宋简体" w:hAnsi="方正粗黑宋简体" w:eastAsia="方正粗黑宋简体"/>
                <w:spacing w:val="0"/>
                <w:kern w:val="0"/>
                <w:sz w:val="30"/>
                <w:szCs w:val="30"/>
                <w:fitText w:val="1200" w:id="-1165155327"/>
              </w:rPr>
              <w:t>业</w:t>
            </w:r>
          </w:p>
        </w:tc>
        <w:tc>
          <w:tcPr>
            <w:tcW w:w="0" w:type="auto"/>
            <w:tcBorders>
              <w:top w:val="single" w:color="auto" w:sz="4" w:space="0"/>
              <w:bottom w:val="single" w:color="auto" w:sz="4" w:space="0"/>
            </w:tcBorders>
            <w:vAlign w:val="bottom"/>
          </w:tcPr>
          <w:p w14:paraId="3CDFC06E">
            <w:pPr>
              <w:pStyle w:val="22"/>
              <w:rPr>
                <w:rFonts w:hint="eastAsia" w:ascii="华文楷体" w:hAnsi="华文楷体" w:eastAsia="华文楷体"/>
              </w:rPr>
            </w:pPr>
            <w:r>
              <w:rPr>
                <w:rFonts w:hint="eastAsia" w:ascii="华文楷体" w:hAnsi="华文楷体" w:eastAsia="华文楷体"/>
              </w:rPr>
              <w:t>计算机科学与技术</w:t>
            </w:r>
          </w:p>
        </w:tc>
      </w:tr>
      <w:tr w14:paraId="17CC4D53">
        <w:tblPrEx>
          <w:tblCellMar>
            <w:top w:w="0" w:type="dxa"/>
            <w:left w:w="57" w:type="dxa"/>
            <w:bottom w:w="0" w:type="dxa"/>
            <w:right w:w="57" w:type="dxa"/>
          </w:tblCellMar>
        </w:tblPrEx>
        <w:trPr>
          <w:trHeight w:val="737" w:hRule="exact"/>
        </w:trPr>
        <w:tc>
          <w:tcPr>
            <w:tcW w:w="0" w:type="auto"/>
            <w:vAlign w:val="bottom"/>
          </w:tcPr>
          <w:p w14:paraId="09EB01A7">
            <w:pPr>
              <w:pStyle w:val="21"/>
              <w:spacing w:line="240" w:lineRule="auto"/>
              <w:jc w:val="center"/>
              <w:rPr>
                <w:rFonts w:hint="eastAsia" w:ascii="方正粗黑宋简体" w:hAnsi="方正粗黑宋简体" w:eastAsia="方正粗黑宋简体"/>
                <w:spacing w:val="321"/>
                <w:kern w:val="0"/>
                <w:sz w:val="30"/>
                <w:szCs w:val="30"/>
              </w:rPr>
            </w:pPr>
            <w:r>
              <w:rPr>
                <w:rFonts w:hint="eastAsia" w:ascii="方正粗黑宋简体" w:hAnsi="方正粗黑宋简体" w:eastAsia="方正粗黑宋简体"/>
                <w:spacing w:val="300"/>
                <w:kern w:val="0"/>
                <w:sz w:val="30"/>
                <w:szCs w:val="30"/>
                <w:fitText w:val="1200" w:id="-1165155326"/>
              </w:rPr>
              <w:t>班</w:t>
            </w:r>
            <w:r>
              <w:rPr>
                <w:rFonts w:hint="eastAsia" w:ascii="方正粗黑宋简体" w:hAnsi="方正粗黑宋简体" w:eastAsia="方正粗黑宋简体"/>
                <w:spacing w:val="0"/>
                <w:kern w:val="0"/>
                <w:sz w:val="30"/>
                <w:szCs w:val="30"/>
                <w:fitText w:val="1200" w:id="-1165155326"/>
              </w:rPr>
              <w:t>级</w:t>
            </w:r>
          </w:p>
        </w:tc>
        <w:tc>
          <w:tcPr>
            <w:tcW w:w="0" w:type="auto"/>
            <w:tcBorders>
              <w:top w:val="single" w:color="auto" w:sz="4" w:space="0"/>
              <w:bottom w:val="single" w:color="auto" w:sz="4" w:space="0"/>
            </w:tcBorders>
            <w:vAlign w:val="bottom"/>
          </w:tcPr>
          <w:p w14:paraId="17AB0ADC">
            <w:pPr>
              <w:pStyle w:val="22"/>
              <w:rPr>
                <w:rFonts w:hint="eastAsia" w:ascii="华文楷体" w:hAnsi="华文楷体" w:eastAsia="华文楷体"/>
              </w:rPr>
            </w:pPr>
            <w:r>
              <w:rPr>
                <w:rFonts w:ascii="华文楷体" w:hAnsi="华文楷体" w:eastAsia="华文楷体"/>
              </w:rPr>
              <w:t>162</w:t>
            </w:r>
            <w:r>
              <w:rPr>
                <w:rFonts w:hint="eastAsia" w:ascii="华文楷体" w:hAnsi="华文楷体" w:eastAsia="华文楷体"/>
              </w:rPr>
              <w:t>3</w:t>
            </w:r>
            <w:r>
              <w:rPr>
                <w:rFonts w:ascii="华文楷体" w:hAnsi="华文楷体" w:eastAsia="华文楷体"/>
              </w:rPr>
              <w:t>10</w:t>
            </w:r>
            <w:r>
              <w:rPr>
                <w:rFonts w:hint="eastAsia" w:ascii="华文楷体" w:hAnsi="华文楷体" w:eastAsia="华文楷体"/>
              </w:rPr>
              <w:t>3</w:t>
            </w:r>
          </w:p>
        </w:tc>
      </w:tr>
      <w:bookmarkEnd w:id="1"/>
    </w:tbl>
    <w:p w14:paraId="13BF33DC">
      <w:pPr>
        <w:rPr>
          <w:rFonts w:ascii="华文新魏" w:hAnsi="Times New Roman" w:eastAsia="华文新魏" w:cs="Times New Roman"/>
          <w:sz w:val="52"/>
          <w:szCs w:val="52"/>
        </w:rPr>
      </w:pPr>
    </w:p>
    <w:p w14:paraId="29353612">
      <w:pPr>
        <w:pStyle w:val="21"/>
        <w:jc w:val="center"/>
        <w:rPr>
          <w:rFonts w:ascii="华文新魏" w:hAnsi="Times New Roman" w:eastAsia="华文新魏" w:cs="Times New Roman"/>
          <w:sz w:val="52"/>
          <w:szCs w:val="52"/>
        </w:rPr>
      </w:pPr>
    </w:p>
    <w:p w14:paraId="79681E63">
      <w:pPr>
        <w:pStyle w:val="21"/>
        <w:jc w:val="center"/>
        <w:rPr>
          <w:rFonts w:ascii="华文新魏" w:hAnsi="Times New Roman" w:eastAsia="华文新魏" w:cs="Times New Roman"/>
          <w:sz w:val="52"/>
          <w:szCs w:val="52"/>
        </w:rPr>
      </w:pPr>
    </w:p>
    <w:p w14:paraId="2A62B19B">
      <w:pPr>
        <w:pStyle w:val="21"/>
        <w:jc w:val="center"/>
        <w:rPr>
          <w:rFonts w:ascii="华文新魏" w:hAnsi="Times New Roman" w:eastAsia="华文新魏" w:cs="Times New Roman"/>
          <w:sz w:val="52"/>
          <w:szCs w:val="52"/>
        </w:rPr>
      </w:pPr>
    </w:p>
    <w:p w14:paraId="274441AE">
      <w:pPr>
        <w:pStyle w:val="21"/>
        <w:jc w:val="center"/>
        <w:rPr>
          <w:rFonts w:ascii="华文新魏" w:hAnsi="Times New Roman" w:eastAsia="华文新魏" w:cs="Times New Roman"/>
          <w:sz w:val="52"/>
          <w:szCs w:val="52"/>
        </w:rPr>
      </w:pPr>
    </w:p>
    <w:p w14:paraId="009876CC">
      <w:pPr>
        <w:pStyle w:val="21"/>
        <w:jc w:val="center"/>
        <w:rPr>
          <w:rFonts w:ascii="华文新魏" w:hAnsi="Times New Roman" w:eastAsia="华文新魏" w:cs="Times New Roman"/>
          <w:sz w:val="52"/>
          <w:szCs w:val="52"/>
        </w:rPr>
      </w:pPr>
    </w:p>
    <w:p w14:paraId="741227A1">
      <w:pPr>
        <w:pStyle w:val="21"/>
        <w:jc w:val="center"/>
        <w:rPr>
          <w:sz w:val="30"/>
          <w:szCs w:val="30"/>
        </w:rPr>
      </w:pPr>
      <w:r>
        <w:rPr>
          <w:rFonts w:ascii="华文新魏" w:hAnsi="Times New Roman" w:eastAsia="华文新魏" w:cs="Times New Roman"/>
          <w:sz w:val="52"/>
          <w:szCs w:val="52"/>
        </w:rPr>
        <w:tab/>
      </w:r>
      <w:r>
        <w:rPr>
          <w:sz w:val="30"/>
          <w:szCs w:val="30"/>
        </w:rPr>
        <w:t>二〇二</w:t>
      </w:r>
      <w:r>
        <w:rPr>
          <w:rFonts w:hint="eastAsia"/>
          <w:sz w:val="30"/>
          <w:szCs w:val="30"/>
        </w:rPr>
        <w:t>五</w:t>
      </w:r>
      <w:r>
        <w:rPr>
          <w:sz w:val="30"/>
          <w:szCs w:val="30"/>
        </w:rPr>
        <w:t>年</w:t>
      </w:r>
      <w:r>
        <w:rPr>
          <w:rFonts w:hint="eastAsia"/>
          <w:sz w:val="30"/>
          <w:szCs w:val="30"/>
        </w:rPr>
        <w:t>十一</w:t>
      </w:r>
      <w:r>
        <w:rPr>
          <w:sz w:val="30"/>
          <w:szCs w:val="30"/>
        </w:rPr>
        <w:t>月</w:t>
      </w:r>
    </w:p>
    <w:sdt>
      <w:sdtPr>
        <w:rPr>
          <w:rFonts w:asciiTheme="minorHAnsi" w:hAnsiTheme="minorHAnsi" w:eastAsiaTheme="minorEastAsia" w:cstheme="minorBidi"/>
          <w:color w:val="auto"/>
          <w:kern w:val="2"/>
          <w:sz w:val="21"/>
          <w:szCs w:val="22"/>
          <w:lang w:val="zh-CN"/>
        </w:rPr>
        <w:id w:val="691039714"/>
        <w:docPartObj>
          <w:docPartGallery w:val="Table of Contents"/>
          <w:docPartUnique/>
        </w:docPartObj>
      </w:sdtPr>
      <w:sdtEndPr>
        <w:rPr>
          <w:rStyle w:val="17"/>
          <w:rFonts w:ascii="华文中宋" w:hAnsi="华文中宋" w:eastAsia="华文中宋" w:cstheme="minorBidi"/>
          <w:color w:val="0563C1" w:themeColor="hyperlink"/>
          <w:kern w:val="2"/>
          <w:sz w:val="21"/>
          <w:szCs w:val="22"/>
          <w:u w:val="single"/>
          <w:lang w:val="en-US"/>
          <w14:textFill>
            <w14:solidFill>
              <w14:schemeClr w14:val="hlink"/>
            </w14:solidFill>
          </w14:textFill>
        </w:rPr>
      </w:sdtEndPr>
      <w:sdtContent>
        <w:p w14:paraId="77873C2E">
          <w:pPr>
            <w:pStyle w:val="28"/>
            <w:spacing w:line="360" w:lineRule="auto"/>
            <w:jc w:val="center"/>
            <w:rPr>
              <w:rFonts w:hint="eastAsia" w:ascii="华文楷体" w:hAnsi="华文楷体" w:eastAsia="华文楷体"/>
              <w:color w:val="auto"/>
              <w:lang w:val="zh-CN"/>
            </w:rPr>
          </w:pPr>
          <w:r>
            <w:rPr>
              <w:rFonts w:hint="eastAsia" w:ascii="华文楷体" w:hAnsi="华文楷体" w:eastAsia="华文楷体"/>
              <w:color w:val="auto"/>
            </w:rPr>
            <w:t>目 录</w:t>
          </w:r>
        </w:p>
        <w:p w14:paraId="1A1C9D49">
          <w:pPr>
            <w:pStyle w:val="13"/>
            <w:tabs>
              <w:tab w:val="right" w:leader="dot" w:pos="8296"/>
            </w:tabs>
            <w:spacing w:line="360" w:lineRule="auto"/>
            <w:rPr>
              <w:rStyle w:val="17"/>
              <w:rFonts w:hint="eastAsia" w:ascii="华文中宋" w:hAnsi="华文中宋" w:eastAsia="华文中宋"/>
            </w:rPr>
          </w:pPr>
          <w:r>
            <w:rPr>
              <w:rStyle w:val="17"/>
              <w:rFonts w:hint="eastAsia" w:ascii="华文中宋" w:hAnsi="华文中宋" w:eastAsia="华文中宋"/>
            </w:rPr>
            <w:fldChar w:fldCharType="begin"/>
          </w:r>
          <w:r>
            <w:rPr>
              <w:rStyle w:val="17"/>
              <w:rFonts w:hint="eastAsia" w:ascii="华文中宋" w:hAnsi="华文中宋" w:eastAsia="华文中宋"/>
            </w:rPr>
            <w:instrText xml:space="preserve"> TOC \o "1-3" \h \z \u </w:instrText>
          </w:r>
          <w:r>
            <w:rPr>
              <w:rStyle w:val="17"/>
              <w:rFonts w:hint="eastAsia" w:ascii="华文中宋" w:hAnsi="华文中宋" w:eastAsia="华文中宋"/>
            </w:rPr>
            <w:fldChar w:fldCharType="separate"/>
          </w:r>
          <w:r>
            <w:fldChar w:fldCharType="begin"/>
          </w:r>
          <w:r>
            <w:instrText xml:space="preserve"> HYPERLINK \l "_Toc149848655" </w:instrText>
          </w:r>
          <w:r>
            <w:fldChar w:fldCharType="separate"/>
          </w:r>
          <w:r>
            <w:rPr>
              <w:rStyle w:val="17"/>
              <w:rFonts w:ascii="华文中宋" w:hAnsi="华文中宋" w:eastAsia="华文中宋"/>
            </w:rPr>
            <w:t>一、引言</w:t>
          </w:r>
          <w:r>
            <w:rPr>
              <w:rStyle w:val="17"/>
              <w:rFonts w:ascii="华文中宋" w:hAnsi="华文中宋" w:eastAsia="华文中宋"/>
            </w:rPr>
            <w:tab/>
          </w:r>
          <w:r>
            <w:rPr>
              <w:rStyle w:val="17"/>
              <w:rFonts w:hint="eastAsia" w:ascii="华文中宋" w:hAnsi="华文中宋" w:eastAsia="华文中宋"/>
            </w:rPr>
            <w:t>3</w:t>
          </w:r>
          <w:r>
            <w:rPr>
              <w:rStyle w:val="17"/>
              <w:rFonts w:hint="eastAsia" w:ascii="华文中宋" w:hAnsi="华文中宋" w:eastAsia="华文中宋"/>
            </w:rPr>
            <w:fldChar w:fldCharType="end"/>
          </w:r>
        </w:p>
        <w:p w14:paraId="56CAB4A3">
          <w:pPr>
            <w:pStyle w:val="13"/>
            <w:tabs>
              <w:tab w:val="right" w:leader="dot" w:pos="8296"/>
            </w:tabs>
            <w:spacing w:line="360" w:lineRule="auto"/>
            <w:rPr>
              <w:rStyle w:val="17"/>
              <w:rFonts w:hint="eastAsia" w:ascii="华文中宋" w:hAnsi="华文中宋" w:eastAsia="华文中宋"/>
            </w:rPr>
          </w:pPr>
          <w:r>
            <w:fldChar w:fldCharType="begin"/>
          </w:r>
          <w:r>
            <w:instrText xml:space="preserve"> HYPERLINK \l "_Toc149848656" </w:instrText>
          </w:r>
          <w:r>
            <w:fldChar w:fldCharType="separate"/>
          </w:r>
          <w:r>
            <w:rPr>
              <w:rStyle w:val="17"/>
              <w:rFonts w:ascii="华文中宋" w:hAnsi="华文中宋" w:eastAsia="华文中宋"/>
            </w:rPr>
            <w:t>1、编写目的</w:t>
          </w:r>
          <w:r>
            <w:rPr>
              <w:rStyle w:val="17"/>
              <w:rFonts w:ascii="华文中宋" w:hAnsi="华文中宋" w:eastAsia="华文中宋"/>
            </w:rPr>
            <w:tab/>
          </w:r>
          <w:r>
            <w:rPr>
              <w:rStyle w:val="17"/>
              <w:rFonts w:hint="eastAsia" w:ascii="华文中宋" w:hAnsi="华文中宋" w:eastAsia="华文中宋"/>
            </w:rPr>
            <w:t>3</w:t>
          </w:r>
          <w:r>
            <w:rPr>
              <w:rStyle w:val="17"/>
              <w:rFonts w:hint="eastAsia" w:ascii="华文中宋" w:hAnsi="华文中宋" w:eastAsia="华文中宋"/>
            </w:rPr>
            <w:fldChar w:fldCharType="end"/>
          </w:r>
        </w:p>
        <w:p w14:paraId="3980B71E">
          <w:pPr>
            <w:pStyle w:val="13"/>
            <w:tabs>
              <w:tab w:val="right" w:leader="dot" w:pos="8296"/>
            </w:tabs>
            <w:spacing w:line="360" w:lineRule="auto"/>
            <w:rPr>
              <w:rStyle w:val="17"/>
              <w:rFonts w:hint="eastAsia" w:ascii="华文中宋" w:hAnsi="华文中宋" w:eastAsia="华文中宋"/>
            </w:rPr>
          </w:pPr>
          <w:r>
            <w:fldChar w:fldCharType="begin"/>
          </w:r>
          <w:r>
            <w:instrText xml:space="preserve"> HYPERLINK \l "_Toc149848657" </w:instrText>
          </w:r>
          <w:r>
            <w:fldChar w:fldCharType="separate"/>
          </w:r>
          <w:r>
            <w:rPr>
              <w:rStyle w:val="17"/>
              <w:rFonts w:ascii="华文中宋" w:hAnsi="华文中宋" w:eastAsia="华文中宋"/>
            </w:rPr>
            <w:t>2、背景</w:t>
          </w:r>
          <w:r>
            <w:rPr>
              <w:rStyle w:val="17"/>
              <w:rFonts w:ascii="华文中宋" w:hAnsi="华文中宋" w:eastAsia="华文中宋"/>
            </w:rPr>
            <w:tab/>
          </w:r>
          <w:r>
            <w:rPr>
              <w:rStyle w:val="17"/>
              <w:rFonts w:ascii="华文中宋" w:hAnsi="华文中宋" w:eastAsia="华文中宋"/>
            </w:rPr>
            <w:fldChar w:fldCharType="begin"/>
          </w:r>
          <w:r>
            <w:rPr>
              <w:rStyle w:val="17"/>
              <w:rFonts w:ascii="华文中宋" w:hAnsi="华文中宋" w:eastAsia="华文中宋"/>
            </w:rPr>
            <w:instrText xml:space="preserve"> PAGEREF _Toc149848657 \h </w:instrText>
          </w:r>
          <w:r>
            <w:rPr>
              <w:rStyle w:val="17"/>
              <w:rFonts w:ascii="华文中宋" w:hAnsi="华文中宋" w:eastAsia="华文中宋"/>
            </w:rPr>
            <w:fldChar w:fldCharType="separate"/>
          </w:r>
          <w:r>
            <w:rPr>
              <w:rStyle w:val="17"/>
              <w:rFonts w:ascii="华文中宋" w:hAnsi="华文中宋" w:eastAsia="华文中宋"/>
            </w:rPr>
            <w:t>3</w:t>
          </w:r>
          <w:r>
            <w:rPr>
              <w:rStyle w:val="17"/>
              <w:rFonts w:ascii="华文中宋" w:hAnsi="华文中宋" w:eastAsia="华文中宋"/>
            </w:rPr>
            <w:fldChar w:fldCharType="end"/>
          </w:r>
          <w:r>
            <w:rPr>
              <w:rStyle w:val="17"/>
              <w:rFonts w:ascii="华文中宋" w:hAnsi="华文中宋" w:eastAsia="华文中宋"/>
            </w:rPr>
            <w:fldChar w:fldCharType="end"/>
          </w:r>
        </w:p>
        <w:p w14:paraId="19FDD4F0">
          <w:pPr>
            <w:pStyle w:val="13"/>
            <w:tabs>
              <w:tab w:val="right" w:leader="dot" w:pos="8296"/>
            </w:tabs>
            <w:spacing w:line="360" w:lineRule="auto"/>
            <w:rPr>
              <w:rStyle w:val="17"/>
              <w:rFonts w:hint="eastAsia" w:ascii="华文中宋" w:hAnsi="华文中宋" w:eastAsia="华文中宋"/>
            </w:rPr>
          </w:pPr>
          <w:r>
            <w:fldChar w:fldCharType="begin"/>
          </w:r>
          <w:r>
            <w:instrText xml:space="preserve"> HYPERLINK \l "_Toc149848658" </w:instrText>
          </w:r>
          <w:r>
            <w:fldChar w:fldCharType="separate"/>
          </w:r>
          <w:r>
            <w:rPr>
              <w:rStyle w:val="17"/>
              <w:rFonts w:ascii="华文中宋" w:hAnsi="华文中宋" w:eastAsia="华文中宋"/>
            </w:rPr>
            <w:t>3、定义</w:t>
          </w:r>
          <w:r>
            <w:rPr>
              <w:rStyle w:val="17"/>
              <w:rFonts w:ascii="华文中宋" w:hAnsi="华文中宋" w:eastAsia="华文中宋"/>
            </w:rPr>
            <w:tab/>
          </w:r>
          <w:r>
            <w:rPr>
              <w:rStyle w:val="17"/>
              <w:rFonts w:ascii="华文中宋" w:hAnsi="华文中宋" w:eastAsia="华文中宋"/>
            </w:rPr>
            <w:fldChar w:fldCharType="begin"/>
          </w:r>
          <w:r>
            <w:rPr>
              <w:rStyle w:val="17"/>
              <w:rFonts w:ascii="华文中宋" w:hAnsi="华文中宋" w:eastAsia="华文中宋"/>
            </w:rPr>
            <w:instrText xml:space="preserve"> PAGEREF _Toc149848658 \h </w:instrText>
          </w:r>
          <w:r>
            <w:rPr>
              <w:rStyle w:val="17"/>
              <w:rFonts w:ascii="华文中宋" w:hAnsi="华文中宋" w:eastAsia="华文中宋"/>
            </w:rPr>
            <w:fldChar w:fldCharType="separate"/>
          </w:r>
          <w:r>
            <w:rPr>
              <w:rStyle w:val="17"/>
              <w:rFonts w:ascii="华文中宋" w:hAnsi="华文中宋" w:eastAsia="华文中宋"/>
            </w:rPr>
            <w:t>3</w:t>
          </w:r>
          <w:r>
            <w:rPr>
              <w:rStyle w:val="17"/>
              <w:rFonts w:ascii="华文中宋" w:hAnsi="华文中宋" w:eastAsia="华文中宋"/>
            </w:rPr>
            <w:fldChar w:fldCharType="end"/>
          </w:r>
          <w:r>
            <w:rPr>
              <w:rStyle w:val="17"/>
              <w:rFonts w:ascii="华文中宋" w:hAnsi="华文中宋" w:eastAsia="华文中宋"/>
            </w:rPr>
            <w:fldChar w:fldCharType="end"/>
          </w:r>
        </w:p>
        <w:p w14:paraId="39DEC943">
          <w:pPr>
            <w:pStyle w:val="13"/>
            <w:tabs>
              <w:tab w:val="right" w:leader="dot" w:pos="8296"/>
            </w:tabs>
            <w:spacing w:line="360" w:lineRule="auto"/>
            <w:rPr>
              <w:rStyle w:val="17"/>
              <w:rFonts w:hint="eastAsia" w:ascii="华文中宋" w:hAnsi="华文中宋" w:eastAsia="华文中宋"/>
            </w:rPr>
          </w:pPr>
          <w:r>
            <w:fldChar w:fldCharType="begin"/>
          </w:r>
          <w:r>
            <w:instrText xml:space="preserve"> HYPERLINK \l "_Toc149848659" </w:instrText>
          </w:r>
          <w:r>
            <w:fldChar w:fldCharType="separate"/>
          </w:r>
          <w:r>
            <w:rPr>
              <w:rStyle w:val="17"/>
              <w:rFonts w:ascii="华文中宋" w:hAnsi="华文中宋" w:eastAsia="华文中宋"/>
            </w:rPr>
            <w:t>4、参考文献</w:t>
          </w:r>
          <w:r>
            <w:rPr>
              <w:rStyle w:val="17"/>
              <w:rFonts w:ascii="华文中宋" w:hAnsi="华文中宋" w:eastAsia="华文中宋"/>
            </w:rPr>
            <w:tab/>
          </w:r>
          <w:r>
            <w:rPr>
              <w:rStyle w:val="17"/>
              <w:rFonts w:ascii="华文中宋" w:hAnsi="华文中宋" w:eastAsia="华文中宋"/>
            </w:rPr>
            <w:fldChar w:fldCharType="begin"/>
          </w:r>
          <w:r>
            <w:rPr>
              <w:rStyle w:val="17"/>
              <w:rFonts w:ascii="华文中宋" w:hAnsi="华文中宋" w:eastAsia="华文中宋"/>
            </w:rPr>
            <w:instrText xml:space="preserve"> PAGEREF _Toc149848659 \h </w:instrText>
          </w:r>
          <w:r>
            <w:rPr>
              <w:rStyle w:val="17"/>
              <w:rFonts w:ascii="华文中宋" w:hAnsi="华文中宋" w:eastAsia="华文中宋"/>
            </w:rPr>
            <w:fldChar w:fldCharType="separate"/>
          </w:r>
          <w:r>
            <w:rPr>
              <w:rStyle w:val="17"/>
              <w:rFonts w:ascii="华文中宋" w:hAnsi="华文中宋" w:eastAsia="华文中宋"/>
            </w:rPr>
            <w:t>4</w:t>
          </w:r>
          <w:r>
            <w:rPr>
              <w:rStyle w:val="17"/>
              <w:rFonts w:ascii="华文中宋" w:hAnsi="华文中宋" w:eastAsia="华文中宋"/>
            </w:rPr>
            <w:fldChar w:fldCharType="end"/>
          </w:r>
          <w:r>
            <w:rPr>
              <w:rStyle w:val="17"/>
              <w:rFonts w:ascii="华文中宋" w:hAnsi="华文中宋" w:eastAsia="华文中宋"/>
            </w:rPr>
            <w:fldChar w:fldCharType="end"/>
          </w:r>
        </w:p>
        <w:p w14:paraId="32DBF385">
          <w:pPr>
            <w:pStyle w:val="13"/>
            <w:tabs>
              <w:tab w:val="right" w:leader="dot" w:pos="8296"/>
            </w:tabs>
            <w:spacing w:line="360" w:lineRule="auto"/>
            <w:rPr>
              <w:rStyle w:val="17"/>
              <w:rFonts w:hint="eastAsia" w:ascii="华文中宋" w:hAnsi="华文中宋" w:eastAsia="华文中宋"/>
            </w:rPr>
          </w:pPr>
          <w:r>
            <w:fldChar w:fldCharType="begin"/>
          </w:r>
          <w:r>
            <w:instrText xml:space="preserve"> HYPERLINK \l "_Toc149848660" </w:instrText>
          </w:r>
          <w:r>
            <w:fldChar w:fldCharType="separate"/>
          </w:r>
          <w:r>
            <w:rPr>
              <w:rStyle w:val="17"/>
              <w:rFonts w:ascii="华文中宋" w:hAnsi="华文中宋" w:eastAsia="华文中宋"/>
            </w:rPr>
            <w:t>二、系统结构模型</w:t>
          </w:r>
          <w:r>
            <w:rPr>
              <w:rStyle w:val="17"/>
              <w:rFonts w:ascii="华文中宋" w:hAnsi="华文中宋" w:eastAsia="华文中宋"/>
            </w:rPr>
            <w:tab/>
          </w:r>
          <w:r>
            <w:rPr>
              <w:rStyle w:val="17"/>
              <w:rFonts w:ascii="华文中宋" w:hAnsi="华文中宋" w:eastAsia="华文中宋"/>
            </w:rPr>
            <w:fldChar w:fldCharType="begin"/>
          </w:r>
          <w:r>
            <w:rPr>
              <w:rStyle w:val="17"/>
              <w:rFonts w:ascii="华文中宋" w:hAnsi="华文中宋" w:eastAsia="华文中宋"/>
            </w:rPr>
            <w:instrText xml:space="preserve"> PAGEREF _Toc149848660 \h </w:instrText>
          </w:r>
          <w:r>
            <w:rPr>
              <w:rStyle w:val="17"/>
              <w:rFonts w:ascii="华文中宋" w:hAnsi="华文中宋" w:eastAsia="华文中宋"/>
            </w:rPr>
            <w:fldChar w:fldCharType="separate"/>
          </w:r>
          <w:r>
            <w:rPr>
              <w:rStyle w:val="17"/>
              <w:rFonts w:ascii="华文中宋" w:hAnsi="华文中宋" w:eastAsia="华文中宋"/>
            </w:rPr>
            <w:t>5</w:t>
          </w:r>
          <w:r>
            <w:rPr>
              <w:rStyle w:val="17"/>
              <w:rFonts w:ascii="华文中宋" w:hAnsi="华文中宋" w:eastAsia="华文中宋"/>
            </w:rPr>
            <w:fldChar w:fldCharType="end"/>
          </w:r>
          <w:r>
            <w:rPr>
              <w:rStyle w:val="17"/>
              <w:rFonts w:ascii="华文中宋" w:hAnsi="华文中宋" w:eastAsia="华文中宋"/>
            </w:rPr>
            <w:fldChar w:fldCharType="end"/>
          </w:r>
        </w:p>
        <w:p w14:paraId="3B1A0989">
          <w:pPr>
            <w:pStyle w:val="13"/>
            <w:tabs>
              <w:tab w:val="right" w:leader="dot" w:pos="8296"/>
            </w:tabs>
            <w:spacing w:line="360" w:lineRule="auto"/>
            <w:rPr>
              <w:rStyle w:val="17"/>
              <w:rFonts w:hint="eastAsia" w:ascii="华文中宋" w:hAnsi="华文中宋" w:eastAsia="华文中宋"/>
            </w:rPr>
          </w:pPr>
          <w:r>
            <w:fldChar w:fldCharType="begin"/>
          </w:r>
          <w:r>
            <w:instrText xml:space="preserve"> HYPERLINK \l "_Toc149848661" </w:instrText>
          </w:r>
          <w:r>
            <w:fldChar w:fldCharType="separate"/>
          </w:r>
          <w:r>
            <w:rPr>
              <w:rStyle w:val="17"/>
              <w:rFonts w:ascii="华文中宋" w:hAnsi="华文中宋" w:eastAsia="华文中宋"/>
            </w:rPr>
            <w:t>1、初始对象表</w:t>
          </w:r>
          <w:r>
            <w:rPr>
              <w:rStyle w:val="17"/>
              <w:rFonts w:ascii="华文中宋" w:hAnsi="华文中宋" w:eastAsia="华文中宋"/>
            </w:rPr>
            <w:tab/>
          </w:r>
          <w:r>
            <w:rPr>
              <w:rStyle w:val="17"/>
              <w:rFonts w:ascii="华文中宋" w:hAnsi="华文中宋" w:eastAsia="华文中宋"/>
            </w:rPr>
            <w:fldChar w:fldCharType="begin"/>
          </w:r>
          <w:r>
            <w:rPr>
              <w:rStyle w:val="17"/>
              <w:rFonts w:ascii="华文中宋" w:hAnsi="华文中宋" w:eastAsia="华文中宋"/>
            </w:rPr>
            <w:instrText xml:space="preserve"> PAGEREF _Toc149848661 \h </w:instrText>
          </w:r>
          <w:r>
            <w:rPr>
              <w:rStyle w:val="17"/>
              <w:rFonts w:ascii="华文中宋" w:hAnsi="华文中宋" w:eastAsia="华文中宋"/>
            </w:rPr>
            <w:fldChar w:fldCharType="separate"/>
          </w:r>
          <w:r>
            <w:rPr>
              <w:rStyle w:val="17"/>
              <w:rFonts w:ascii="华文中宋" w:hAnsi="华文中宋" w:eastAsia="华文中宋"/>
            </w:rPr>
            <w:t>5</w:t>
          </w:r>
          <w:r>
            <w:rPr>
              <w:rStyle w:val="17"/>
              <w:rFonts w:ascii="华文中宋" w:hAnsi="华文中宋" w:eastAsia="华文中宋"/>
            </w:rPr>
            <w:fldChar w:fldCharType="end"/>
          </w:r>
          <w:r>
            <w:rPr>
              <w:rStyle w:val="17"/>
              <w:rFonts w:ascii="华文中宋" w:hAnsi="华文中宋" w:eastAsia="华文中宋"/>
            </w:rPr>
            <w:fldChar w:fldCharType="end"/>
          </w:r>
        </w:p>
        <w:p w14:paraId="70ECACE6">
          <w:pPr>
            <w:pStyle w:val="13"/>
            <w:tabs>
              <w:tab w:val="right" w:leader="dot" w:pos="8296"/>
            </w:tabs>
            <w:spacing w:line="360" w:lineRule="auto"/>
            <w:rPr>
              <w:rStyle w:val="17"/>
              <w:rFonts w:hint="eastAsia" w:ascii="华文中宋" w:hAnsi="华文中宋" w:eastAsia="华文中宋"/>
            </w:rPr>
          </w:pPr>
          <w:r>
            <w:fldChar w:fldCharType="begin"/>
          </w:r>
          <w:r>
            <w:instrText xml:space="preserve"> HYPERLINK \l "_Toc149848662" </w:instrText>
          </w:r>
          <w:r>
            <w:fldChar w:fldCharType="separate"/>
          </w:r>
          <w:r>
            <w:rPr>
              <w:rStyle w:val="17"/>
              <w:rFonts w:ascii="华文中宋" w:hAnsi="华文中宋" w:eastAsia="华文中宋"/>
            </w:rPr>
            <w:t>2、初始类图</w:t>
          </w:r>
          <w:r>
            <w:rPr>
              <w:rStyle w:val="17"/>
              <w:rFonts w:ascii="华文中宋" w:hAnsi="华文中宋" w:eastAsia="华文中宋"/>
            </w:rPr>
            <w:tab/>
          </w:r>
          <w:r>
            <w:rPr>
              <w:rStyle w:val="17"/>
              <w:rFonts w:hint="eastAsia" w:ascii="华文中宋" w:hAnsi="华文中宋" w:eastAsia="华文中宋"/>
            </w:rPr>
            <w:t>6</w:t>
          </w:r>
          <w:r>
            <w:rPr>
              <w:rStyle w:val="17"/>
              <w:rFonts w:hint="eastAsia" w:ascii="华文中宋" w:hAnsi="华文中宋" w:eastAsia="华文中宋"/>
            </w:rPr>
            <w:fldChar w:fldCharType="end"/>
          </w:r>
        </w:p>
        <w:p w14:paraId="42B1F57B">
          <w:pPr>
            <w:pStyle w:val="13"/>
            <w:tabs>
              <w:tab w:val="right" w:leader="dot" w:pos="8296"/>
            </w:tabs>
            <w:spacing w:line="360" w:lineRule="auto"/>
            <w:rPr>
              <w:rStyle w:val="17"/>
              <w:rFonts w:hint="eastAsia" w:ascii="华文中宋" w:hAnsi="华文中宋" w:eastAsia="华文中宋"/>
            </w:rPr>
          </w:pPr>
          <w:r>
            <w:fldChar w:fldCharType="begin"/>
          </w:r>
          <w:r>
            <w:instrText xml:space="preserve"> HYPERLINK \l "_Toc149848663" </w:instrText>
          </w:r>
          <w:r>
            <w:fldChar w:fldCharType="separate"/>
          </w:r>
          <w:r>
            <w:rPr>
              <w:rStyle w:val="17"/>
              <w:rFonts w:ascii="华文中宋" w:hAnsi="华文中宋" w:eastAsia="华文中宋"/>
            </w:rPr>
            <w:t>3、细化类图</w:t>
          </w:r>
          <w:r>
            <w:rPr>
              <w:rStyle w:val="17"/>
              <w:rFonts w:ascii="华文中宋" w:hAnsi="华文中宋" w:eastAsia="华文中宋"/>
            </w:rPr>
            <w:tab/>
          </w:r>
          <w:r>
            <w:rPr>
              <w:rStyle w:val="17"/>
              <w:rFonts w:hint="eastAsia" w:ascii="华文中宋" w:hAnsi="华文中宋" w:eastAsia="华文中宋"/>
            </w:rPr>
            <w:t>6</w:t>
          </w:r>
          <w:r>
            <w:rPr>
              <w:rStyle w:val="17"/>
              <w:rFonts w:hint="eastAsia" w:ascii="华文中宋" w:hAnsi="华文中宋" w:eastAsia="华文中宋"/>
            </w:rPr>
            <w:fldChar w:fldCharType="end"/>
          </w:r>
        </w:p>
        <w:p w14:paraId="40234853">
          <w:pPr>
            <w:pStyle w:val="13"/>
            <w:tabs>
              <w:tab w:val="right" w:leader="dot" w:pos="8296"/>
            </w:tabs>
            <w:spacing w:line="360" w:lineRule="auto"/>
            <w:rPr>
              <w:rStyle w:val="17"/>
              <w:rFonts w:hint="eastAsia" w:ascii="华文中宋" w:hAnsi="华文中宋" w:eastAsia="华文中宋"/>
            </w:rPr>
          </w:pPr>
          <w:r>
            <w:fldChar w:fldCharType="begin"/>
          </w:r>
          <w:r>
            <w:instrText xml:space="preserve"> HYPERLINK \l "_Toc149848664" </w:instrText>
          </w:r>
          <w:r>
            <w:fldChar w:fldCharType="separate"/>
          </w:r>
          <w:r>
            <w:rPr>
              <w:rStyle w:val="17"/>
              <w:rFonts w:ascii="华文中宋" w:hAnsi="华文中宋" w:eastAsia="华文中宋"/>
            </w:rPr>
            <w:t>3.1属性的识别</w:t>
          </w:r>
          <w:r>
            <w:rPr>
              <w:rStyle w:val="17"/>
              <w:rFonts w:ascii="华文中宋" w:hAnsi="华文中宋" w:eastAsia="华文中宋"/>
            </w:rPr>
            <w:tab/>
          </w:r>
          <w:r>
            <w:rPr>
              <w:rStyle w:val="17"/>
              <w:rFonts w:hint="eastAsia" w:ascii="华文中宋" w:hAnsi="华文中宋" w:eastAsia="华文中宋"/>
            </w:rPr>
            <w:t>6</w:t>
          </w:r>
          <w:r>
            <w:rPr>
              <w:rStyle w:val="17"/>
              <w:rFonts w:hint="eastAsia" w:ascii="华文中宋" w:hAnsi="华文中宋" w:eastAsia="华文中宋"/>
            </w:rPr>
            <w:fldChar w:fldCharType="end"/>
          </w:r>
        </w:p>
        <w:p w14:paraId="249A6D6C">
          <w:pPr>
            <w:pStyle w:val="13"/>
            <w:tabs>
              <w:tab w:val="right" w:leader="dot" w:pos="8296"/>
            </w:tabs>
            <w:spacing w:line="360" w:lineRule="auto"/>
            <w:rPr>
              <w:rStyle w:val="17"/>
              <w:rFonts w:hint="eastAsia" w:ascii="华文中宋" w:hAnsi="华文中宋" w:eastAsia="华文中宋"/>
            </w:rPr>
          </w:pPr>
          <w:r>
            <w:fldChar w:fldCharType="begin"/>
          </w:r>
          <w:r>
            <w:instrText xml:space="preserve"> HYPERLINK \l "_Toc149848665" </w:instrText>
          </w:r>
          <w:r>
            <w:fldChar w:fldCharType="separate"/>
          </w:r>
          <w:r>
            <w:rPr>
              <w:rStyle w:val="17"/>
              <w:rFonts w:ascii="华文中宋" w:hAnsi="华文中宋" w:eastAsia="华文中宋"/>
            </w:rPr>
            <w:t>3.2操作的识别</w:t>
          </w:r>
          <w:r>
            <w:rPr>
              <w:rStyle w:val="17"/>
              <w:rFonts w:ascii="华文中宋" w:hAnsi="华文中宋" w:eastAsia="华文中宋"/>
            </w:rPr>
            <w:tab/>
          </w:r>
          <w:r>
            <w:rPr>
              <w:rStyle w:val="17"/>
              <w:rFonts w:hint="eastAsia" w:ascii="华文中宋" w:hAnsi="华文中宋" w:eastAsia="华文中宋"/>
            </w:rPr>
            <w:t>9</w:t>
          </w:r>
          <w:r>
            <w:rPr>
              <w:rStyle w:val="17"/>
              <w:rFonts w:hint="eastAsia" w:ascii="华文中宋" w:hAnsi="华文中宋" w:eastAsia="华文中宋"/>
            </w:rPr>
            <w:fldChar w:fldCharType="end"/>
          </w:r>
        </w:p>
        <w:p w14:paraId="536496D5">
          <w:pPr>
            <w:pStyle w:val="13"/>
            <w:tabs>
              <w:tab w:val="right" w:leader="dot" w:pos="8296"/>
            </w:tabs>
            <w:spacing w:line="360" w:lineRule="auto"/>
            <w:rPr>
              <w:rStyle w:val="17"/>
              <w:rFonts w:hint="eastAsia" w:ascii="华文中宋" w:hAnsi="华文中宋" w:eastAsia="华文中宋"/>
            </w:rPr>
          </w:pPr>
          <w:r>
            <w:fldChar w:fldCharType="begin"/>
          </w:r>
          <w:r>
            <w:instrText xml:space="preserve"> HYPERLINK \l "_Toc149848666" </w:instrText>
          </w:r>
          <w:r>
            <w:fldChar w:fldCharType="separate"/>
          </w:r>
          <w:r>
            <w:rPr>
              <w:rStyle w:val="17"/>
              <w:rFonts w:ascii="华文中宋" w:hAnsi="华文中宋" w:eastAsia="华文中宋"/>
            </w:rPr>
            <w:t>4、三层精化类图</w:t>
          </w:r>
          <w:r>
            <w:rPr>
              <w:rStyle w:val="17"/>
              <w:rFonts w:ascii="华文中宋" w:hAnsi="华文中宋" w:eastAsia="华文中宋"/>
            </w:rPr>
            <w:tab/>
          </w:r>
          <w:r>
            <w:rPr>
              <w:rStyle w:val="17"/>
              <w:rFonts w:hint="eastAsia" w:ascii="华文中宋" w:hAnsi="华文中宋" w:eastAsia="华文中宋"/>
            </w:rPr>
            <w:t>1</w:t>
          </w:r>
          <w:r>
            <w:rPr>
              <w:rStyle w:val="17"/>
              <w:rFonts w:hint="eastAsia" w:ascii="华文中宋" w:hAnsi="华文中宋" w:eastAsia="华文中宋"/>
            </w:rPr>
            <w:fldChar w:fldCharType="end"/>
          </w:r>
          <w:r>
            <w:rPr>
              <w:rStyle w:val="17"/>
              <w:rFonts w:hint="eastAsia" w:ascii="华文中宋" w:hAnsi="华文中宋" w:eastAsia="华文中宋"/>
            </w:rPr>
            <w:t>3</w:t>
          </w:r>
        </w:p>
        <w:p w14:paraId="54FB57F9">
          <w:pPr>
            <w:pStyle w:val="13"/>
            <w:tabs>
              <w:tab w:val="right" w:leader="dot" w:pos="8296"/>
            </w:tabs>
            <w:spacing w:line="360" w:lineRule="auto"/>
            <w:rPr>
              <w:rStyle w:val="17"/>
              <w:rFonts w:hint="eastAsia" w:ascii="华文中宋" w:hAnsi="华文中宋" w:eastAsia="华文中宋"/>
            </w:rPr>
          </w:pPr>
          <w:r>
            <w:fldChar w:fldCharType="begin"/>
          </w:r>
          <w:r>
            <w:instrText xml:space="preserve"> HYPERLINK \l "_Toc149848667" </w:instrText>
          </w:r>
          <w:r>
            <w:fldChar w:fldCharType="separate"/>
          </w:r>
          <w:r>
            <w:rPr>
              <w:rStyle w:val="17"/>
              <w:rFonts w:ascii="华文中宋" w:hAnsi="华文中宋" w:eastAsia="华文中宋"/>
            </w:rPr>
            <w:t>三、系统行为模型</w:t>
          </w:r>
          <w:r>
            <w:rPr>
              <w:rStyle w:val="17"/>
              <w:rFonts w:ascii="华文中宋" w:hAnsi="华文中宋" w:eastAsia="华文中宋"/>
            </w:rPr>
            <w:tab/>
          </w:r>
          <w:r>
            <w:rPr>
              <w:rStyle w:val="17"/>
              <w:rFonts w:hint="eastAsia" w:ascii="华文中宋" w:hAnsi="华文中宋" w:eastAsia="华文中宋"/>
            </w:rPr>
            <w:t>1</w:t>
          </w:r>
          <w:r>
            <w:rPr>
              <w:rStyle w:val="17"/>
              <w:rFonts w:hint="eastAsia" w:ascii="华文中宋" w:hAnsi="华文中宋" w:eastAsia="华文中宋"/>
            </w:rPr>
            <w:fldChar w:fldCharType="end"/>
          </w:r>
          <w:r>
            <w:rPr>
              <w:rStyle w:val="17"/>
              <w:rFonts w:hint="eastAsia" w:ascii="华文中宋" w:hAnsi="华文中宋" w:eastAsia="华文中宋"/>
            </w:rPr>
            <w:t>7</w:t>
          </w:r>
        </w:p>
        <w:p w14:paraId="496AC931">
          <w:pPr>
            <w:pStyle w:val="13"/>
            <w:tabs>
              <w:tab w:val="right" w:leader="dot" w:pos="8296"/>
            </w:tabs>
            <w:spacing w:line="360" w:lineRule="auto"/>
            <w:rPr>
              <w:rFonts w:hint="eastAsia"/>
            </w:rPr>
          </w:pPr>
          <w:r>
            <w:fldChar w:fldCharType="begin"/>
          </w:r>
          <w:r>
            <w:instrText xml:space="preserve"> HYPERLINK \l "_Toc149848668" </w:instrText>
          </w:r>
          <w:r>
            <w:fldChar w:fldCharType="separate"/>
          </w:r>
          <w:r>
            <w:rPr>
              <w:rStyle w:val="17"/>
              <w:rFonts w:ascii="华文中宋" w:hAnsi="华文中宋" w:eastAsia="华文中宋"/>
            </w:rPr>
            <w:t>1、交互模型</w:t>
          </w:r>
          <w:r>
            <w:rPr>
              <w:rStyle w:val="17"/>
              <w:rFonts w:ascii="华文中宋" w:hAnsi="华文中宋" w:eastAsia="华文中宋"/>
            </w:rPr>
            <w:tab/>
          </w:r>
          <w:r>
            <w:rPr>
              <w:rStyle w:val="17"/>
              <w:rFonts w:hint="eastAsia" w:ascii="华文中宋" w:hAnsi="华文中宋" w:eastAsia="华文中宋"/>
            </w:rPr>
            <w:t>1</w:t>
          </w:r>
          <w:r>
            <w:rPr>
              <w:rStyle w:val="17"/>
              <w:rFonts w:hint="eastAsia" w:ascii="华文中宋" w:hAnsi="华文中宋" w:eastAsia="华文中宋"/>
            </w:rPr>
            <w:fldChar w:fldCharType="end"/>
          </w:r>
          <w:r>
            <w:rPr>
              <w:rStyle w:val="17"/>
              <w:rFonts w:hint="eastAsia" w:ascii="华文中宋" w:hAnsi="华文中宋" w:eastAsia="华文中宋"/>
            </w:rPr>
            <w:t>7</w:t>
          </w:r>
        </w:p>
        <w:p w14:paraId="20B53F8F">
          <w:pPr>
            <w:pStyle w:val="13"/>
            <w:tabs>
              <w:tab w:val="right" w:leader="dot" w:pos="8296"/>
            </w:tabs>
            <w:spacing w:line="360" w:lineRule="auto"/>
            <w:rPr>
              <w:rFonts w:hint="eastAsia"/>
            </w:rPr>
          </w:pPr>
          <w:r>
            <w:fldChar w:fldCharType="begin"/>
          </w:r>
          <w:r>
            <w:instrText xml:space="preserve"> HYPERLINK \l "_Toc149848669" </w:instrText>
          </w:r>
          <w:r>
            <w:fldChar w:fldCharType="separate"/>
          </w:r>
          <w:r>
            <w:rPr>
              <w:rStyle w:val="17"/>
              <w:rFonts w:ascii="华文中宋" w:hAnsi="华文中宋" w:eastAsia="华文中宋"/>
            </w:rPr>
            <w:t>2、状态模型</w:t>
          </w:r>
          <w:r>
            <w:rPr>
              <w:rStyle w:val="17"/>
              <w:rFonts w:ascii="华文中宋" w:hAnsi="华文中宋" w:eastAsia="华文中宋"/>
            </w:rPr>
            <w:tab/>
          </w:r>
          <w:r>
            <w:rPr>
              <w:rStyle w:val="17"/>
              <w:rFonts w:hint="eastAsia" w:ascii="华文中宋" w:hAnsi="华文中宋" w:eastAsia="华文中宋"/>
            </w:rPr>
            <w:t>2</w:t>
          </w:r>
          <w:r>
            <w:rPr>
              <w:rStyle w:val="17"/>
              <w:rFonts w:hint="eastAsia" w:ascii="华文中宋" w:hAnsi="华文中宋" w:eastAsia="华文中宋"/>
            </w:rPr>
            <w:fldChar w:fldCharType="end"/>
          </w:r>
          <w:r>
            <w:rPr>
              <w:rStyle w:val="17"/>
              <w:rFonts w:hint="eastAsia" w:ascii="华文中宋" w:hAnsi="华文中宋" w:eastAsia="华文中宋"/>
            </w:rPr>
            <w:t>3</w:t>
          </w:r>
        </w:p>
        <w:p w14:paraId="645413DC">
          <w:pPr>
            <w:pStyle w:val="13"/>
            <w:tabs>
              <w:tab w:val="right" w:leader="dot" w:pos="8296"/>
            </w:tabs>
            <w:spacing w:line="360" w:lineRule="auto"/>
            <w:rPr>
              <w:rStyle w:val="17"/>
              <w:rFonts w:hint="eastAsia" w:ascii="华文中宋" w:hAnsi="华文中宋" w:eastAsia="华文中宋"/>
            </w:rPr>
          </w:pPr>
          <w:r>
            <w:rPr>
              <w:rStyle w:val="17"/>
              <w:rFonts w:hint="eastAsia" w:ascii="华文中宋" w:hAnsi="华文中宋" w:eastAsia="华文中宋"/>
            </w:rPr>
            <w:fldChar w:fldCharType="end"/>
          </w:r>
        </w:p>
      </w:sdtContent>
    </w:sdt>
    <w:p w14:paraId="088AC0A2">
      <w:pPr>
        <w:pStyle w:val="21"/>
        <w:jc w:val="center"/>
        <w:rPr>
          <w:sz w:val="30"/>
          <w:szCs w:val="30"/>
        </w:rPr>
      </w:pPr>
    </w:p>
    <w:p w14:paraId="4E0CB4EF">
      <w:pPr>
        <w:pStyle w:val="21"/>
        <w:jc w:val="center"/>
        <w:rPr>
          <w:sz w:val="30"/>
          <w:szCs w:val="30"/>
        </w:rPr>
      </w:pPr>
    </w:p>
    <w:p w14:paraId="5886037F">
      <w:pPr>
        <w:pStyle w:val="21"/>
        <w:jc w:val="center"/>
        <w:rPr>
          <w:sz w:val="30"/>
          <w:szCs w:val="30"/>
        </w:rPr>
      </w:pPr>
    </w:p>
    <w:p w14:paraId="284114B3">
      <w:pPr>
        <w:pStyle w:val="21"/>
        <w:jc w:val="center"/>
        <w:rPr>
          <w:sz w:val="30"/>
          <w:szCs w:val="30"/>
        </w:rPr>
      </w:pPr>
    </w:p>
    <w:p w14:paraId="63C3F0A4">
      <w:pPr>
        <w:pStyle w:val="21"/>
        <w:jc w:val="center"/>
        <w:rPr>
          <w:sz w:val="30"/>
          <w:szCs w:val="30"/>
        </w:rPr>
      </w:pPr>
    </w:p>
    <w:p w14:paraId="6EF3A6B5">
      <w:pPr>
        <w:pStyle w:val="21"/>
        <w:jc w:val="center"/>
        <w:rPr>
          <w:sz w:val="30"/>
          <w:szCs w:val="30"/>
        </w:rPr>
      </w:pPr>
    </w:p>
    <w:p w14:paraId="144F5382">
      <w:pPr>
        <w:pStyle w:val="2"/>
        <w:rPr>
          <w:rFonts w:hint="eastAsia" w:ascii="华文中宋" w:hAnsi="华文中宋" w:eastAsia="华文中宋"/>
          <w:sz w:val="32"/>
          <w:szCs w:val="32"/>
        </w:rPr>
      </w:pPr>
      <w:bookmarkStart w:id="2" w:name="_Toc149848655"/>
      <w:r>
        <w:rPr>
          <w:rFonts w:hint="eastAsia" w:ascii="华文中宋" w:hAnsi="华文中宋" w:eastAsia="华文中宋"/>
          <w:sz w:val="32"/>
          <w:szCs w:val="32"/>
        </w:rPr>
        <w:t>一、引言</w:t>
      </w:r>
      <w:bookmarkEnd w:id="2"/>
    </w:p>
    <w:p w14:paraId="42436F7A">
      <w:pPr>
        <w:pStyle w:val="3"/>
        <w:rPr>
          <w:rFonts w:hint="eastAsia"/>
        </w:rPr>
      </w:pPr>
      <w:bookmarkStart w:id="3" w:name="_Toc149848656"/>
      <w:r>
        <w:rPr>
          <w:rFonts w:hint="eastAsia"/>
        </w:rPr>
        <w:t>1</w:t>
      </w:r>
      <w:r>
        <w:t>、</w:t>
      </w:r>
      <w:r>
        <w:rPr>
          <w:rFonts w:hint="eastAsia"/>
        </w:rPr>
        <w:t>编写目的</w:t>
      </w:r>
      <w:bookmarkEnd w:id="3"/>
    </w:p>
    <w:p w14:paraId="30187F93">
      <w:pPr>
        <w:spacing w:line="360" w:lineRule="auto"/>
        <w:ind w:firstLine="420" w:firstLineChars="200"/>
        <w:rPr>
          <w:rFonts w:hint="eastAsia" w:ascii="宋体" w:hAnsi="宋体" w:eastAsia="宋体"/>
        </w:rPr>
      </w:pPr>
      <w:r>
        <w:rPr>
          <w:rFonts w:hint="eastAsia" w:ascii="宋体" w:hAnsi="宋体" w:eastAsia="宋体"/>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36E30597">
      <w:pPr>
        <w:spacing w:line="360" w:lineRule="auto"/>
        <w:ind w:firstLine="420"/>
        <w:rPr>
          <w:rFonts w:hint="eastAsia" w:ascii="宋体" w:hAnsi="宋体" w:eastAsia="宋体"/>
        </w:rPr>
      </w:pPr>
      <w:r>
        <w:rPr>
          <w:rFonts w:hint="eastAsia" w:ascii="宋体" w:hAnsi="宋体" w:eastAsia="宋体"/>
        </w:rPr>
        <w:t>预期读者：软件设计者和测试者。</w:t>
      </w:r>
    </w:p>
    <w:p w14:paraId="3E5A4DDE">
      <w:pPr>
        <w:rPr>
          <w:rFonts w:hint="eastAsia"/>
        </w:rPr>
      </w:pPr>
    </w:p>
    <w:p w14:paraId="296A1996">
      <w:pPr>
        <w:pStyle w:val="3"/>
        <w:rPr>
          <w:rFonts w:hint="eastAsia"/>
        </w:rPr>
      </w:pPr>
      <w:bookmarkStart w:id="4" w:name="_Toc149848657"/>
      <w:r>
        <w:rPr>
          <w:rFonts w:hint="eastAsia"/>
        </w:rPr>
        <w:t>2</w:t>
      </w:r>
      <w:r>
        <w:t>、</w:t>
      </w:r>
      <w:r>
        <w:rPr>
          <w:rFonts w:hint="eastAsia"/>
        </w:rPr>
        <w:t>背景</w:t>
      </w:r>
      <w:bookmarkEnd w:id="4"/>
    </w:p>
    <w:p w14:paraId="66646475">
      <w:pPr>
        <w:ind w:firstLine="420"/>
        <w:rPr>
          <w:rFonts w:hint="eastAsia" w:ascii="宋体" w:hAnsi="宋体" w:eastAsia="宋体"/>
        </w:rPr>
      </w:pPr>
      <w:r>
        <w:rPr>
          <w:rFonts w:hint="eastAsia" w:ascii="宋体" w:hAnsi="宋体" w:eastAsia="宋体"/>
        </w:rPr>
        <w:t>说明：</w:t>
      </w:r>
    </w:p>
    <w:p w14:paraId="346EDBF5">
      <w:pPr>
        <w:numPr>
          <w:ilvl w:val="0"/>
          <w:numId w:val="1"/>
        </w:numPr>
        <w:spacing w:line="360" w:lineRule="auto"/>
        <w:rPr>
          <w:rFonts w:hint="eastAsia" w:ascii="宋体" w:hAnsi="宋体" w:eastAsia="宋体"/>
        </w:rPr>
      </w:pPr>
      <w:r>
        <w:rPr>
          <w:rFonts w:hint="eastAsia" w:ascii="宋体" w:hAnsi="宋体" w:eastAsia="宋体"/>
        </w:rPr>
        <w:t>待开发的软件系统的名称：体育场馆预约系统</w:t>
      </w:r>
      <w:r>
        <w:rPr>
          <w:rFonts w:ascii="宋体" w:hAnsi="宋体" w:eastAsia="宋体"/>
        </w:rPr>
        <w:t xml:space="preserve"> </w:t>
      </w:r>
    </w:p>
    <w:p w14:paraId="1BF91EB9">
      <w:pPr>
        <w:numPr>
          <w:ilvl w:val="0"/>
          <w:numId w:val="1"/>
        </w:numPr>
        <w:spacing w:line="360" w:lineRule="auto"/>
        <w:rPr>
          <w:rFonts w:hint="eastAsia" w:ascii="宋体" w:hAnsi="宋体" w:eastAsia="宋体"/>
        </w:rPr>
      </w:pPr>
      <w:r>
        <w:rPr>
          <w:rFonts w:hint="eastAsia" w:ascii="宋体" w:hAnsi="宋体" w:eastAsia="宋体"/>
        </w:rPr>
        <w:t>本项目的任务提出者：官宇 鱼水 杨志豪；</w:t>
      </w:r>
    </w:p>
    <w:p w14:paraId="3F1C5515">
      <w:pPr>
        <w:numPr>
          <w:ilvl w:val="0"/>
          <w:numId w:val="1"/>
        </w:numPr>
        <w:spacing w:line="360" w:lineRule="auto"/>
        <w:rPr>
          <w:rFonts w:hint="eastAsia" w:ascii="宋体" w:hAnsi="宋体" w:eastAsia="宋体"/>
        </w:rPr>
      </w:pPr>
      <w:r>
        <w:rPr>
          <w:rFonts w:hint="eastAsia" w:ascii="宋体" w:hAnsi="宋体" w:eastAsia="宋体"/>
        </w:rPr>
        <w:t>本项目的任务开发者：官宇 鱼水 杨志豪；</w:t>
      </w:r>
    </w:p>
    <w:p w14:paraId="3CF8D11C">
      <w:pPr>
        <w:numPr>
          <w:ilvl w:val="0"/>
          <w:numId w:val="1"/>
        </w:numPr>
        <w:spacing w:line="360" w:lineRule="auto"/>
        <w:rPr>
          <w:rFonts w:hint="eastAsia" w:ascii="宋体" w:hAnsi="宋体" w:eastAsia="宋体"/>
        </w:rPr>
      </w:pPr>
      <w:r>
        <w:rPr>
          <w:rFonts w:hint="eastAsia" w:ascii="宋体" w:hAnsi="宋体" w:eastAsia="宋体"/>
        </w:rPr>
        <w:t>用户：所有需要预约体育场馆的民众；</w:t>
      </w:r>
    </w:p>
    <w:p w14:paraId="307AE7C7">
      <w:pPr>
        <w:numPr>
          <w:ilvl w:val="0"/>
          <w:numId w:val="1"/>
        </w:numPr>
        <w:spacing w:line="360" w:lineRule="auto"/>
        <w:rPr>
          <w:rFonts w:hint="eastAsia" w:ascii="宋体" w:hAnsi="宋体" w:eastAsia="宋体"/>
        </w:rPr>
      </w:pPr>
      <w:r>
        <w:rPr>
          <w:rFonts w:hint="eastAsia" w:ascii="宋体" w:hAnsi="宋体" w:eastAsia="宋体"/>
        </w:rPr>
        <w:t>实现该软件的计算中心或计算机网络：南京航空航天大学计算中心。</w:t>
      </w:r>
    </w:p>
    <w:p w14:paraId="761A9781">
      <w:pPr>
        <w:rPr>
          <w:rFonts w:hint="eastAsia"/>
        </w:rPr>
      </w:pPr>
    </w:p>
    <w:p w14:paraId="75332460">
      <w:pPr>
        <w:pStyle w:val="3"/>
        <w:rPr>
          <w:rFonts w:hint="eastAsia"/>
        </w:rPr>
      </w:pPr>
      <w:bookmarkStart w:id="5" w:name="_Toc149848658"/>
      <w:r>
        <w:rPr>
          <w:rFonts w:hint="eastAsia"/>
        </w:rPr>
        <w:t>3、定义</w:t>
      </w:r>
      <w:bookmarkEnd w:id="5"/>
    </w:p>
    <w:tbl>
      <w:tblPr>
        <w:tblStyle w:val="1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7385D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46076219">
            <w:pPr>
              <w:spacing w:line="360" w:lineRule="auto"/>
              <w:jc w:val="center"/>
              <w:rPr>
                <w:rFonts w:hint="eastAsia" w:ascii="宋体" w:hAnsi="宋体" w:eastAsia="宋体"/>
              </w:rPr>
            </w:pPr>
            <w:r>
              <w:rPr>
                <w:rFonts w:hint="eastAsia" w:ascii="宋体" w:hAnsi="宋体" w:eastAsia="宋体"/>
              </w:rPr>
              <w:t>名称</w:t>
            </w:r>
          </w:p>
        </w:tc>
        <w:tc>
          <w:tcPr>
            <w:tcW w:w="6287" w:type="dxa"/>
          </w:tcPr>
          <w:p w14:paraId="244B303A">
            <w:pPr>
              <w:spacing w:line="360" w:lineRule="auto"/>
              <w:jc w:val="center"/>
              <w:rPr>
                <w:rFonts w:hint="eastAsia" w:ascii="宋体" w:hAnsi="宋体" w:eastAsia="宋体"/>
              </w:rPr>
            </w:pPr>
            <w:r>
              <w:rPr>
                <w:rFonts w:hint="eastAsia" w:ascii="宋体" w:hAnsi="宋体" w:eastAsia="宋体"/>
              </w:rPr>
              <w:t>说明</w:t>
            </w:r>
          </w:p>
        </w:tc>
      </w:tr>
      <w:tr w14:paraId="081A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1A4E01B">
            <w:pPr>
              <w:spacing w:line="360" w:lineRule="auto"/>
              <w:jc w:val="center"/>
              <w:rPr>
                <w:rFonts w:hint="eastAsia" w:ascii="宋体" w:hAnsi="宋体" w:eastAsia="宋体"/>
              </w:rPr>
            </w:pPr>
            <w:r>
              <w:rPr>
                <w:rFonts w:hint="eastAsia" w:ascii="宋体" w:hAnsi="宋体" w:eastAsia="宋体"/>
              </w:rPr>
              <w:t>账号</w:t>
            </w:r>
          </w:p>
        </w:tc>
        <w:tc>
          <w:tcPr>
            <w:tcW w:w="6287" w:type="dxa"/>
          </w:tcPr>
          <w:p w14:paraId="5D3652FC">
            <w:pPr>
              <w:spacing w:line="360" w:lineRule="auto"/>
              <w:jc w:val="left"/>
              <w:rPr>
                <w:rFonts w:hint="eastAsia" w:ascii="宋体" w:hAnsi="宋体" w:eastAsia="宋体"/>
              </w:rPr>
            </w:pPr>
            <w:r>
              <w:rPr>
                <w:rFonts w:hint="eastAsia" w:ascii="宋体" w:hAnsi="宋体" w:eastAsia="宋体"/>
              </w:rPr>
              <w:t>用户注册时登记的用户名（或手机）及密码</w:t>
            </w:r>
          </w:p>
        </w:tc>
      </w:tr>
      <w:tr w14:paraId="468B0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8AF4A9E">
            <w:pPr>
              <w:spacing w:line="360" w:lineRule="auto"/>
              <w:jc w:val="center"/>
              <w:rPr>
                <w:rFonts w:hint="eastAsia" w:ascii="宋体" w:hAnsi="宋体" w:eastAsia="宋体"/>
              </w:rPr>
            </w:pPr>
            <w:r>
              <w:rPr>
                <w:rFonts w:hint="eastAsia" w:ascii="宋体" w:hAnsi="宋体" w:eastAsia="宋体"/>
              </w:rPr>
              <w:t>用户分类</w:t>
            </w:r>
          </w:p>
        </w:tc>
        <w:tc>
          <w:tcPr>
            <w:tcW w:w="6287" w:type="dxa"/>
          </w:tcPr>
          <w:p w14:paraId="77CE75D3">
            <w:pPr>
              <w:spacing w:line="360" w:lineRule="auto"/>
              <w:jc w:val="left"/>
              <w:rPr>
                <w:rFonts w:hint="eastAsia" w:ascii="宋体" w:hAnsi="宋体" w:eastAsia="宋体"/>
              </w:rPr>
            </w:pPr>
            <w:r>
              <w:rPr>
                <w:rFonts w:hint="eastAsia" w:ascii="宋体" w:hAnsi="宋体" w:eastAsia="宋体"/>
              </w:rPr>
              <w:t>用户、管理员</w:t>
            </w:r>
          </w:p>
        </w:tc>
      </w:tr>
      <w:tr w14:paraId="456FD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E529458">
            <w:pPr>
              <w:spacing w:line="360" w:lineRule="auto"/>
              <w:jc w:val="center"/>
              <w:rPr>
                <w:rFonts w:hint="eastAsia" w:ascii="宋体" w:hAnsi="宋体" w:eastAsia="宋体"/>
              </w:rPr>
            </w:pPr>
            <w:r>
              <w:rPr>
                <w:rFonts w:hint="eastAsia" w:ascii="宋体" w:hAnsi="宋体" w:eastAsia="宋体"/>
              </w:rPr>
              <w:t>账户信息管理</w:t>
            </w:r>
          </w:p>
        </w:tc>
        <w:tc>
          <w:tcPr>
            <w:tcW w:w="6287" w:type="dxa"/>
          </w:tcPr>
          <w:p w14:paraId="2111DD9F">
            <w:pPr>
              <w:spacing w:line="360" w:lineRule="auto"/>
              <w:jc w:val="left"/>
              <w:rPr>
                <w:rFonts w:hint="eastAsia" w:ascii="宋体" w:hAnsi="宋体" w:eastAsia="宋体"/>
              </w:rPr>
            </w:pPr>
            <w:r>
              <w:rPr>
                <w:rFonts w:hint="eastAsia" w:ascii="宋体" w:hAnsi="宋体" w:eastAsia="宋体"/>
              </w:rPr>
              <w:t>用户与管理员都可通过该模块对自己的信息进行增加、查询、修改、删除操作，</w:t>
            </w:r>
            <w:r>
              <w:rPr>
                <w:rFonts w:hint="eastAsia" w:ascii="宋体" w:hAnsi="宋体" w:eastAsia="宋体"/>
                <w:color w:val="000000" w:themeColor="text1"/>
                <w14:textFill>
                  <w14:solidFill>
                    <w14:schemeClr w14:val="tx1"/>
                  </w14:solidFill>
                </w14:textFill>
              </w:rPr>
              <w:t>分别对应注册、登录、修改用户信息及找回密码、注销，</w:t>
            </w:r>
            <w:r>
              <w:rPr>
                <w:rFonts w:hint="eastAsia" w:ascii="宋体" w:hAnsi="宋体" w:eastAsia="宋体"/>
              </w:rPr>
              <w:t>管理员拥有对所有用户的信息进行各项操作的权限</w:t>
            </w:r>
          </w:p>
        </w:tc>
      </w:tr>
      <w:tr w14:paraId="499D2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E3B3E54">
            <w:pPr>
              <w:spacing w:line="360" w:lineRule="auto"/>
              <w:jc w:val="center"/>
              <w:rPr>
                <w:rFonts w:hint="eastAsia" w:ascii="宋体" w:hAnsi="宋体" w:eastAsia="宋体"/>
              </w:rPr>
            </w:pPr>
            <w:r>
              <w:rPr>
                <w:rFonts w:hint="eastAsia" w:ascii="宋体" w:hAnsi="宋体" w:eastAsia="宋体"/>
                <w:szCs w:val="21"/>
              </w:rPr>
              <w:t>发布场馆信息</w:t>
            </w:r>
          </w:p>
        </w:tc>
        <w:tc>
          <w:tcPr>
            <w:tcW w:w="6287" w:type="dxa"/>
          </w:tcPr>
          <w:p w14:paraId="71D3136D">
            <w:pPr>
              <w:spacing w:line="360" w:lineRule="auto"/>
              <w:jc w:val="left"/>
              <w:rPr>
                <w:rFonts w:hint="eastAsia" w:ascii="宋体" w:hAnsi="宋体" w:eastAsia="宋体"/>
              </w:rPr>
            </w:pPr>
            <w:del w:id="0" w:author="fish [2]" w:date="2025-11-15T22:03:30Z">
              <w:r>
                <w:rPr>
                  <w:rFonts w:hint="default" w:ascii="宋体" w:hAnsi="宋体" w:eastAsia="宋体"/>
                  <w:szCs w:val="21"/>
                  <w:lang w:val="en-US"/>
                </w:rPr>
                <w:delText>用户</w:delText>
              </w:r>
            </w:del>
            <w:ins w:id="1" w:author="fish [2]" w:date="2025-11-15T22:03:31Z">
              <w:r>
                <w:rPr>
                  <w:rFonts w:hint="eastAsia" w:ascii="宋体" w:hAnsi="宋体" w:eastAsia="宋体"/>
                  <w:szCs w:val="21"/>
                  <w:lang w:val="en-US" w:eastAsia="zh-CN"/>
                </w:rPr>
                <w:t>场馆</w:t>
              </w:r>
            </w:ins>
            <w:ins w:id="2" w:author="fish [2]" w:date="2025-11-15T22:03:32Z">
              <w:r>
                <w:rPr>
                  <w:rFonts w:hint="eastAsia" w:ascii="宋体" w:hAnsi="宋体" w:eastAsia="宋体"/>
                  <w:szCs w:val="21"/>
                  <w:lang w:val="en-US" w:eastAsia="zh-CN"/>
                </w:rPr>
                <w:t>管理员</w:t>
              </w:r>
            </w:ins>
            <w:r>
              <w:rPr>
                <w:rFonts w:hint="eastAsia" w:ascii="宋体" w:hAnsi="宋体" w:eastAsia="宋体"/>
                <w:szCs w:val="21"/>
              </w:rPr>
              <w:t>填写需要发布的场馆信息后送审</w:t>
            </w:r>
          </w:p>
        </w:tc>
      </w:tr>
      <w:tr w14:paraId="6CE73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BF986D9">
            <w:pPr>
              <w:spacing w:line="360" w:lineRule="auto"/>
              <w:jc w:val="center"/>
              <w:rPr>
                <w:rFonts w:hint="eastAsia" w:ascii="宋体" w:hAnsi="宋体" w:eastAsia="宋体"/>
                <w:szCs w:val="21"/>
              </w:rPr>
            </w:pPr>
            <w:r>
              <w:rPr>
                <w:rFonts w:hint="eastAsia" w:ascii="宋体" w:hAnsi="宋体" w:eastAsia="宋体"/>
                <w:szCs w:val="21"/>
              </w:rPr>
              <w:t>修改场馆信息</w:t>
            </w:r>
          </w:p>
        </w:tc>
        <w:tc>
          <w:tcPr>
            <w:tcW w:w="6287" w:type="dxa"/>
          </w:tcPr>
          <w:p w14:paraId="1EB6FBD1">
            <w:pPr>
              <w:spacing w:line="360" w:lineRule="auto"/>
              <w:jc w:val="left"/>
              <w:rPr>
                <w:rFonts w:hint="eastAsia" w:ascii="宋体" w:hAnsi="宋体" w:eastAsia="宋体"/>
              </w:rPr>
            </w:pPr>
            <w:ins w:id="3" w:author="fish [2]" w:date="2025-11-15T22:03:40Z">
              <w:r>
                <w:rPr>
                  <w:rFonts w:hint="eastAsia" w:ascii="宋体" w:hAnsi="宋体" w:eastAsia="宋体"/>
                  <w:lang w:val="en-US" w:eastAsia="zh-CN"/>
                </w:rPr>
                <w:t>场馆</w:t>
              </w:r>
            </w:ins>
            <w:ins w:id="4" w:author="fish [2]" w:date="2025-11-15T22:03:41Z">
              <w:r>
                <w:rPr>
                  <w:rFonts w:hint="eastAsia" w:ascii="宋体" w:hAnsi="宋体" w:eastAsia="宋体"/>
                  <w:lang w:val="en-US" w:eastAsia="zh-CN"/>
                </w:rPr>
                <w:t>管理员</w:t>
              </w:r>
            </w:ins>
            <w:del w:id="5" w:author="fish [2]" w:date="2025-11-15T22:03:37Z">
              <w:r>
                <w:rPr>
                  <w:rFonts w:hint="eastAsia" w:ascii="宋体" w:hAnsi="宋体" w:eastAsia="宋体"/>
                </w:rPr>
                <w:delText>发布该场馆</w:delText>
              </w:r>
            </w:del>
            <w:del w:id="6" w:author="fish [2]" w:date="2025-11-15T22:03:36Z">
              <w:r>
                <w:rPr>
                  <w:rFonts w:hint="eastAsia" w:ascii="宋体" w:hAnsi="宋体" w:eastAsia="宋体"/>
                </w:rPr>
                <w:delText>信息的</w:delText>
              </w:r>
            </w:del>
            <w:del w:id="7" w:author="fish [2]" w:date="2025-11-15T22:03:36Z">
              <w:r>
                <w:rPr>
                  <w:rFonts w:hint="eastAsia" w:ascii="宋体" w:hAnsi="宋体" w:eastAsia="宋体"/>
                  <w:szCs w:val="21"/>
                </w:rPr>
                <w:delText>用户</w:delText>
              </w:r>
            </w:del>
            <w:r>
              <w:rPr>
                <w:rFonts w:hint="eastAsia" w:ascii="宋体" w:hAnsi="宋体" w:eastAsia="宋体"/>
                <w:szCs w:val="21"/>
              </w:rPr>
              <w:t>修改场馆信息后送审</w:t>
            </w:r>
          </w:p>
        </w:tc>
      </w:tr>
      <w:tr w14:paraId="12019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C596A85">
            <w:pPr>
              <w:spacing w:line="360" w:lineRule="auto"/>
              <w:jc w:val="center"/>
              <w:rPr>
                <w:rFonts w:hint="eastAsia" w:ascii="宋体" w:hAnsi="宋体" w:eastAsia="宋体"/>
                <w:szCs w:val="21"/>
              </w:rPr>
            </w:pPr>
            <w:r>
              <w:rPr>
                <w:rFonts w:hint="eastAsia" w:ascii="宋体" w:hAnsi="宋体" w:eastAsia="宋体"/>
                <w:szCs w:val="21"/>
              </w:rPr>
              <w:t>查看场馆信息</w:t>
            </w:r>
          </w:p>
        </w:tc>
        <w:tc>
          <w:tcPr>
            <w:tcW w:w="6287" w:type="dxa"/>
          </w:tcPr>
          <w:p w14:paraId="0D585D57">
            <w:pPr>
              <w:spacing w:line="360" w:lineRule="auto"/>
              <w:jc w:val="left"/>
              <w:rPr>
                <w:rFonts w:hint="eastAsia" w:ascii="宋体" w:hAnsi="宋体" w:eastAsia="宋体"/>
              </w:rPr>
            </w:pPr>
            <w:r>
              <w:rPr>
                <w:rFonts w:hint="eastAsia" w:ascii="宋体" w:hAnsi="宋体" w:eastAsia="宋体"/>
              </w:rPr>
              <w:t>所有用户均可查看已发布的场馆信息，并通过场馆名称查询特定场馆信息</w:t>
            </w:r>
          </w:p>
        </w:tc>
      </w:tr>
      <w:tr w14:paraId="4862A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12B1229">
            <w:pPr>
              <w:spacing w:line="360" w:lineRule="auto"/>
              <w:jc w:val="center"/>
              <w:rPr>
                <w:rFonts w:hint="eastAsia" w:ascii="宋体" w:hAnsi="宋体" w:eastAsia="宋体"/>
                <w:szCs w:val="21"/>
              </w:rPr>
            </w:pPr>
            <w:r>
              <w:rPr>
                <w:rFonts w:hint="eastAsia" w:ascii="宋体" w:hAnsi="宋体" w:eastAsia="宋体"/>
                <w:szCs w:val="21"/>
              </w:rPr>
              <w:t>审核场馆信息</w:t>
            </w:r>
          </w:p>
        </w:tc>
        <w:tc>
          <w:tcPr>
            <w:tcW w:w="6287" w:type="dxa"/>
          </w:tcPr>
          <w:p w14:paraId="4C648C2E">
            <w:pPr>
              <w:spacing w:line="360" w:lineRule="auto"/>
              <w:jc w:val="left"/>
              <w:rPr>
                <w:rFonts w:hint="eastAsia" w:ascii="宋体" w:hAnsi="宋体" w:eastAsia="宋体"/>
              </w:rPr>
            </w:pPr>
            <w:ins w:id="8" w:author="fish [2]" w:date="2025-11-15T22:03:47Z">
              <w:r>
                <w:rPr>
                  <w:rFonts w:hint="eastAsia" w:ascii="宋体" w:hAnsi="宋体" w:eastAsia="宋体"/>
                  <w:lang w:val="en-US" w:eastAsia="zh-CN"/>
                </w:rPr>
                <w:t>系统</w:t>
              </w:r>
            </w:ins>
            <w:r>
              <w:rPr>
                <w:rFonts w:hint="eastAsia" w:ascii="宋体" w:hAnsi="宋体" w:eastAsia="宋体"/>
              </w:rPr>
              <w:t>管理员审核用户发布的场馆信息，可以选择通过或退回</w:t>
            </w:r>
          </w:p>
        </w:tc>
      </w:tr>
      <w:tr w14:paraId="37D24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AA1BB75">
            <w:pPr>
              <w:spacing w:line="360" w:lineRule="auto"/>
              <w:jc w:val="center"/>
              <w:rPr>
                <w:rFonts w:hint="eastAsia" w:ascii="宋体" w:hAnsi="宋体" w:eastAsia="宋体"/>
                <w:szCs w:val="21"/>
              </w:rPr>
            </w:pPr>
            <w:r>
              <w:rPr>
                <w:rFonts w:hint="eastAsia" w:ascii="宋体" w:hAnsi="宋体" w:eastAsia="宋体"/>
                <w:szCs w:val="21"/>
              </w:rPr>
              <w:t>删除场馆信息</w:t>
            </w:r>
          </w:p>
        </w:tc>
        <w:tc>
          <w:tcPr>
            <w:tcW w:w="6287" w:type="dxa"/>
          </w:tcPr>
          <w:p w14:paraId="79A13099">
            <w:pPr>
              <w:spacing w:line="360" w:lineRule="auto"/>
              <w:jc w:val="left"/>
              <w:rPr>
                <w:rFonts w:hint="eastAsia" w:ascii="宋体" w:hAnsi="宋体" w:eastAsia="宋体"/>
              </w:rPr>
            </w:pPr>
            <w:del w:id="9" w:author="fish [2]" w:date="2025-11-15T22:03:51Z">
              <w:r>
                <w:rPr>
                  <w:rFonts w:hint="default" w:ascii="宋体" w:hAnsi="宋体" w:eastAsia="宋体"/>
                  <w:lang w:val="en-US"/>
                </w:rPr>
                <w:delText>发布场馆信息的用户</w:delText>
              </w:r>
            </w:del>
            <w:ins w:id="10" w:author="fish [2]" w:date="2025-11-15T22:03:52Z">
              <w:r>
                <w:rPr>
                  <w:rFonts w:hint="eastAsia" w:ascii="宋体" w:hAnsi="宋体" w:eastAsia="宋体"/>
                  <w:lang w:val="en-US" w:eastAsia="zh-CN"/>
                </w:rPr>
                <w:t>场馆</w:t>
              </w:r>
            </w:ins>
            <w:ins w:id="11" w:author="fish [2]" w:date="2025-11-15T22:03:53Z">
              <w:r>
                <w:rPr>
                  <w:rFonts w:hint="eastAsia" w:ascii="宋体" w:hAnsi="宋体" w:eastAsia="宋体"/>
                  <w:lang w:val="en-US" w:eastAsia="zh-CN"/>
                </w:rPr>
                <w:t>管理员</w:t>
              </w:r>
            </w:ins>
            <w:r>
              <w:rPr>
                <w:rFonts w:hint="eastAsia" w:ascii="宋体" w:hAnsi="宋体" w:eastAsia="宋体"/>
              </w:rPr>
              <w:t>可以删除场馆信息</w:t>
            </w:r>
          </w:p>
        </w:tc>
      </w:tr>
      <w:tr w14:paraId="0978E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900A0D3">
            <w:pPr>
              <w:spacing w:line="360" w:lineRule="auto"/>
              <w:jc w:val="center"/>
              <w:rPr>
                <w:rFonts w:hint="eastAsia" w:ascii="宋体" w:hAnsi="宋体" w:eastAsia="宋体"/>
                <w:szCs w:val="21"/>
              </w:rPr>
            </w:pPr>
            <w:r>
              <w:rPr>
                <w:rFonts w:hint="eastAsia" w:ascii="宋体" w:hAnsi="宋体" w:eastAsia="宋体"/>
                <w:szCs w:val="21"/>
              </w:rPr>
              <w:t>发布场地信息</w:t>
            </w:r>
          </w:p>
        </w:tc>
        <w:tc>
          <w:tcPr>
            <w:tcW w:w="6287" w:type="dxa"/>
          </w:tcPr>
          <w:p w14:paraId="48268995">
            <w:pPr>
              <w:spacing w:line="360" w:lineRule="auto"/>
              <w:jc w:val="left"/>
              <w:rPr>
                <w:rFonts w:hint="eastAsia" w:ascii="宋体" w:hAnsi="宋体" w:eastAsia="宋体"/>
              </w:rPr>
            </w:pPr>
            <w:del w:id="12" w:author="fish [2]" w:date="2025-11-15T22:03:57Z">
              <w:r>
                <w:rPr>
                  <w:rFonts w:hint="default" w:ascii="宋体" w:hAnsi="宋体" w:eastAsia="宋体"/>
                  <w:lang w:val="en-US"/>
                </w:rPr>
                <w:delText>用户</w:delText>
              </w:r>
            </w:del>
            <w:ins w:id="13" w:author="fish [2]" w:date="2025-11-15T22:03:58Z">
              <w:r>
                <w:rPr>
                  <w:rFonts w:hint="eastAsia" w:ascii="宋体" w:hAnsi="宋体" w:eastAsia="宋体"/>
                  <w:lang w:val="en-US" w:eastAsia="zh-CN"/>
                </w:rPr>
                <w:t>场馆</w:t>
              </w:r>
            </w:ins>
            <w:ins w:id="14" w:author="fish [2]" w:date="2025-11-15T22:03:59Z">
              <w:r>
                <w:rPr>
                  <w:rFonts w:hint="eastAsia" w:ascii="宋体" w:hAnsi="宋体" w:eastAsia="宋体"/>
                  <w:lang w:val="en-US" w:eastAsia="zh-CN"/>
                </w:rPr>
                <w:t>管理员</w:t>
              </w:r>
            </w:ins>
            <w:r>
              <w:rPr>
                <w:rFonts w:hint="eastAsia" w:ascii="宋体" w:hAnsi="宋体" w:eastAsia="宋体"/>
              </w:rPr>
              <w:t>按要求在已发布的场馆中添加新的场地</w:t>
            </w:r>
          </w:p>
        </w:tc>
      </w:tr>
      <w:tr w14:paraId="06EA1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DFCFD8F">
            <w:pPr>
              <w:spacing w:line="360" w:lineRule="auto"/>
              <w:jc w:val="center"/>
              <w:rPr>
                <w:rFonts w:hint="eastAsia" w:ascii="宋体" w:hAnsi="宋体" w:eastAsia="宋体"/>
                <w:szCs w:val="21"/>
              </w:rPr>
            </w:pPr>
            <w:r>
              <w:rPr>
                <w:rFonts w:hint="eastAsia" w:ascii="宋体" w:hAnsi="宋体" w:eastAsia="宋体"/>
                <w:szCs w:val="21"/>
              </w:rPr>
              <w:t>修改场地信息</w:t>
            </w:r>
          </w:p>
        </w:tc>
        <w:tc>
          <w:tcPr>
            <w:tcW w:w="6287" w:type="dxa"/>
          </w:tcPr>
          <w:p w14:paraId="6D984DB5">
            <w:pPr>
              <w:spacing w:line="360" w:lineRule="auto"/>
              <w:jc w:val="left"/>
              <w:rPr>
                <w:rFonts w:hint="eastAsia" w:ascii="宋体" w:hAnsi="宋体" w:eastAsia="宋体"/>
              </w:rPr>
            </w:pPr>
            <w:del w:id="15" w:author="fish [2]" w:date="2025-11-15T22:04:10Z">
              <w:r>
                <w:rPr>
                  <w:rFonts w:hint="default" w:ascii="宋体" w:hAnsi="宋体" w:eastAsia="宋体"/>
                  <w:lang w:val="en-US"/>
                </w:rPr>
                <w:delText>用户</w:delText>
              </w:r>
            </w:del>
            <w:ins w:id="16" w:author="fish [2]" w:date="2025-11-15T22:04:10Z">
              <w:r>
                <w:rPr>
                  <w:rFonts w:hint="eastAsia" w:ascii="宋体" w:hAnsi="宋体" w:eastAsia="宋体"/>
                  <w:lang w:val="en-US" w:eastAsia="zh-CN"/>
                </w:rPr>
                <w:t>场馆</w:t>
              </w:r>
            </w:ins>
            <w:ins w:id="17" w:author="fish [2]" w:date="2025-11-15T22:04:12Z">
              <w:r>
                <w:rPr>
                  <w:rFonts w:hint="eastAsia" w:ascii="宋体" w:hAnsi="宋体" w:eastAsia="宋体"/>
                  <w:lang w:val="en-US" w:eastAsia="zh-CN"/>
                </w:rPr>
                <w:t>管理员</w:t>
              </w:r>
            </w:ins>
            <w:r>
              <w:rPr>
                <w:rFonts w:hint="eastAsia" w:ascii="宋体" w:hAnsi="宋体" w:eastAsia="宋体"/>
              </w:rPr>
              <w:t>修改场地信息后送审</w:t>
            </w:r>
          </w:p>
        </w:tc>
      </w:tr>
      <w:tr w14:paraId="338C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D3C8737">
            <w:pPr>
              <w:spacing w:line="360" w:lineRule="auto"/>
              <w:jc w:val="center"/>
              <w:rPr>
                <w:rFonts w:hint="eastAsia" w:ascii="宋体" w:hAnsi="宋体" w:eastAsia="宋体"/>
                <w:szCs w:val="21"/>
              </w:rPr>
            </w:pPr>
            <w:r>
              <w:rPr>
                <w:rFonts w:hint="eastAsia" w:ascii="宋体" w:hAnsi="宋体" w:eastAsia="宋体"/>
                <w:szCs w:val="21"/>
              </w:rPr>
              <w:t>查看场地信息</w:t>
            </w:r>
          </w:p>
        </w:tc>
        <w:tc>
          <w:tcPr>
            <w:tcW w:w="6287" w:type="dxa"/>
          </w:tcPr>
          <w:p w14:paraId="761C3792">
            <w:pPr>
              <w:spacing w:line="360" w:lineRule="auto"/>
              <w:jc w:val="left"/>
              <w:rPr>
                <w:rFonts w:hint="eastAsia" w:ascii="宋体" w:hAnsi="宋体" w:eastAsia="宋体"/>
              </w:rPr>
            </w:pPr>
            <w:r>
              <w:rPr>
                <w:rFonts w:hint="eastAsia" w:ascii="宋体" w:hAnsi="宋体" w:eastAsia="宋体"/>
              </w:rPr>
              <w:t>所有用户均可查看已发布的场地信息</w:t>
            </w:r>
          </w:p>
        </w:tc>
      </w:tr>
      <w:tr w14:paraId="6CDEA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E7F818C">
            <w:pPr>
              <w:spacing w:line="360" w:lineRule="auto"/>
              <w:jc w:val="center"/>
              <w:rPr>
                <w:rFonts w:hint="eastAsia" w:ascii="宋体" w:hAnsi="宋体" w:eastAsia="宋体"/>
                <w:szCs w:val="21"/>
              </w:rPr>
            </w:pPr>
            <w:r>
              <w:rPr>
                <w:rFonts w:hint="eastAsia" w:ascii="宋体" w:hAnsi="宋体" w:eastAsia="宋体"/>
                <w:szCs w:val="21"/>
              </w:rPr>
              <w:t>删除场地信息</w:t>
            </w:r>
          </w:p>
        </w:tc>
        <w:tc>
          <w:tcPr>
            <w:tcW w:w="6287" w:type="dxa"/>
          </w:tcPr>
          <w:p w14:paraId="3C99A1BD">
            <w:pPr>
              <w:spacing w:line="360" w:lineRule="auto"/>
              <w:jc w:val="left"/>
              <w:rPr>
                <w:rFonts w:hint="eastAsia" w:ascii="宋体" w:hAnsi="宋体" w:eastAsia="宋体"/>
              </w:rPr>
            </w:pPr>
            <w:del w:id="18" w:author="fish [2]" w:date="2025-11-15T22:05:08Z">
              <w:r>
                <w:rPr>
                  <w:rFonts w:hint="default" w:ascii="宋体" w:hAnsi="宋体" w:eastAsia="宋体"/>
                  <w:lang w:val="en-US"/>
                </w:rPr>
                <w:delText>发布场馆信息的用户</w:delText>
              </w:r>
            </w:del>
            <w:ins w:id="19" w:author="fish [2]" w:date="2025-11-15T22:05:09Z">
              <w:r>
                <w:rPr>
                  <w:rFonts w:hint="eastAsia" w:ascii="宋体" w:hAnsi="宋体" w:eastAsia="宋体"/>
                  <w:lang w:val="en-US" w:eastAsia="zh-CN"/>
                </w:rPr>
                <w:t>场馆</w:t>
              </w:r>
            </w:ins>
            <w:ins w:id="20" w:author="fish [2]" w:date="2025-11-15T22:05:10Z">
              <w:r>
                <w:rPr>
                  <w:rFonts w:hint="eastAsia" w:ascii="宋体" w:hAnsi="宋体" w:eastAsia="宋体"/>
                  <w:lang w:val="en-US" w:eastAsia="zh-CN"/>
                </w:rPr>
                <w:t>管理员</w:t>
              </w:r>
            </w:ins>
            <w:r>
              <w:rPr>
                <w:rFonts w:hint="eastAsia" w:ascii="宋体" w:hAnsi="宋体" w:eastAsia="宋体"/>
              </w:rPr>
              <w:t>可以删除具体场地</w:t>
            </w:r>
          </w:p>
        </w:tc>
      </w:tr>
      <w:tr w14:paraId="445A3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5A91EB5">
            <w:pPr>
              <w:spacing w:line="360" w:lineRule="auto"/>
              <w:jc w:val="center"/>
              <w:rPr>
                <w:rFonts w:hint="eastAsia" w:ascii="宋体" w:hAnsi="宋体" w:eastAsia="宋体"/>
                <w:szCs w:val="21"/>
              </w:rPr>
            </w:pPr>
            <w:r>
              <w:rPr>
                <w:rFonts w:hint="eastAsia" w:ascii="宋体" w:hAnsi="宋体" w:eastAsia="宋体"/>
                <w:szCs w:val="21"/>
              </w:rPr>
              <w:t>提交场地预约信息</w:t>
            </w:r>
          </w:p>
        </w:tc>
        <w:tc>
          <w:tcPr>
            <w:tcW w:w="6287" w:type="dxa"/>
          </w:tcPr>
          <w:p w14:paraId="340BD0E8">
            <w:pPr>
              <w:spacing w:line="360" w:lineRule="auto"/>
              <w:jc w:val="left"/>
              <w:rPr>
                <w:rFonts w:hint="eastAsia" w:ascii="宋体" w:hAnsi="宋体" w:eastAsia="宋体"/>
              </w:rPr>
            </w:pPr>
            <w:ins w:id="21" w:author="fish [2]" w:date="2025-11-15T22:05:16Z">
              <w:r>
                <w:rPr>
                  <w:rFonts w:hint="eastAsia" w:ascii="宋体" w:hAnsi="宋体" w:eastAsia="宋体"/>
                  <w:lang w:val="en-US" w:eastAsia="zh-CN"/>
                </w:rPr>
                <w:t>普通</w:t>
              </w:r>
            </w:ins>
            <w:r>
              <w:rPr>
                <w:rFonts w:hint="eastAsia" w:ascii="宋体" w:hAnsi="宋体" w:eastAsia="宋体"/>
              </w:rPr>
              <w:t>用户提交申请，预约体育场地</w:t>
            </w:r>
          </w:p>
        </w:tc>
      </w:tr>
      <w:tr w14:paraId="50D7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3B940A6">
            <w:pPr>
              <w:spacing w:line="360" w:lineRule="auto"/>
              <w:jc w:val="center"/>
              <w:rPr>
                <w:rFonts w:hint="eastAsia" w:ascii="宋体" w:hAnsi="宋体" w:eastAsia="宋体"/>
                <w:szCs w:val="21"/>
              </w:rPr>
            </w:pPr>
            <w:r>
              <w:rPr>
                <w:rFonts w:hint="eastAsia" w:ascii="宋体" w:hAnsi="宋体" w:eastAsia="宋体"/>
                <w:szCs w:val="21"/>
              </w:rPr>
              <w:t>审核场地预约信息</w:t>
            </w:r>
          </w:p>
        </w:tc>
        <w:tc>
          <w:tcPr>
            <w:tcW w:w="6287" w:type="dxa"/>
          </w:tcPr>
          <w:p w14:paraId="04F1F1D5">
            <w:pPr>
              <w:spacing w:line="360" w:lineRule="auto"/>
              <w:jc w:val="left"/>
              <w:rPr>
                <w:rFonts w:hint="eastAsia" w:ascii="宋体" w:hAnsi="宋体" w:eastAsia="宋体"/>
              </w:rPr>
            </w:pPr>
            <w:r>
              <w:rPr>
                <w:rFonts w:hint="eastAsia" w:ascii="宋体" w:hAnsi="宋体" w:eastAsia="宋体"/>
              </w:rPr>
              <w:t>场馆</w:t>
            </w:r>
            <w:del w:id="22" w:author="fish [2]" w:date="2025-11-15T22:05:20Z">
              <w:r>
                <w:rPr>
                  <w:rFonts w:hint="default" w:ascii="宋体" w:hAnsi="宋体" w:eastAsia="宋体"/>
                  <w:lang w:val="en-US"/>
                </w:rPr>
                <w:delText>信息发布用户</w:delText>
              </w:r>
            </w:del>
            <w:ins w:id="23" w:author="fish [2]" w:date="2025-11-15T22:05:21Z">
              <w:r>
                <w:rPr>
                  <w:rFonts w:hint="eastAsia" w:ascii="宋体" w:hAnsi="宋体" w:eastAsia="宋体"/>
                  <w:lang w:val="en-US" w:eastAsia="zh-CN"/>
                </w:rPr>
                <w:t>管理员</w:t>
              </w:r>
            </w:ins>
            <w:r>
              <w:rPr>
                <w:rFonts w:hint="eastAsia" w:ascii="宋体" w:hAnsi="宋体" w:eastAsia="宋体"/>
              </w:rPr>
              <w:t>可审核用户提交的预约申请，可以选择通过或退回</w:t>
            </w:r>
          </w:p>
        </w:tc>
      </w:tr>
      <w:tr w14:paraId="74E90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7925B0F">
            <w:pPr>
              <w:spacing w:line="360" w:lineRule="auto"/>
              <w:jc w:val="center"/>
              <w:rPr>
                <w:rFonts w:hint="eastAsia" w:ascii="宋体" w:hAnsi="宋体" w:eastAsia="宋体"/>
                <w:szCs w:val="21"/>
              </w:rPr>
            </w:pPr>
            <w:r>
              <w:rPr>
                <w:rFonts w:hint="eastAsia" w:ascii="宋体" w:hAnsi="宋体" w:eastAsia="宋体"/>
                <w:szCs w:val="21"/>
              </w:rPr>
              <w:t>取消场地预约</w:t>
            </w:r>
          </w:p>
        </w:tc>
        <w:tc>
          <w:tcPr>
            <w:tcW w:w="6287" w:type="dxa"/>
          </w:tcPr>
          <w:p w14:paraId="74BC3FD0">
            <w:pPr>
              <w:spacing w:line="360" w:lineRule="auto"/>
              <w:jc w:val="left"/>
              <w:rPr>
                <w:rFonts w:hint="eastAsia" w:ascii="宋体" w:hAnsi="宋体" w:eastAsia="宋体"/>
              </w:rPr>
            </w:pPr>
            <w:ins w:id="24" w:author="fish [2]" w:date="2025-11-15T22:05:26Z">
              <w:r>
                <w:rPr>
                  <w:rFonts w:hint="eastAsia" w:ascii="宋体" w:hAnsi="宋体" w:eastAsia="宋体"/>
                  <w:lang w:val="en-US" w:eastAsia="zh-CN"/>
                </w:rPr>
                <w:t>普通</w:t>
              </w:r>
            </w:ins>
            <w:r>
              <w:rPr>
                <w:rFonts w:hint="eastAsia" w:ascii="宋体" w:hAnsi="宋体" w:eastAsia="宋体"/>
              </w:rPr>
              <w:t>用户可取消自己已提交的场地预约申请</w:t>
            </w:r>
          </w:p>
        </w:tc>
      </w:tr>
      <w:tr w14:paraId="61B20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AE2B2A5">
            <w:pPr>
              <w:spacing w:line="360" w:lineRule="auto"/>
              <w:jc w:val="center"/>
              <w:rPr>
                <w:rFonts w:hint="eastAsia" w:ascii="宋体" w:hAnsi="宋体" w:eastAsia="宋体"/>
                <w:szCs w:val="21"/>
              </w:rPr>
            </w:pPr>
            <w:r>
              <w:rPr>
                <w:rFonts w:hint="eastAsia" w:ascii="宋体" w:hAnsi="宋体" w:eastAsia="宋体"/>
                <w:szCs w:val="21"/>
              </w:rPr>
              <w:t>查看场地预约信息</w:t>
            </w:r>
          </w:p>
        </w:tc>
        <w:tc>
          <w:tcPr>
            <w:tcW w:w="6287" w:type="dxa"/>
          </w:tcPr>
          <w:p w14:paraId="55EC34CA">
            <w:pPr>
              <w:spacing w:line="360" w:lineRule="auto"/>
              <w:jc w:val="left"/>
              <w:rPr>
                <w:rFonts w:hint="eastAsia" w:ascii="宋体" w:hAnsi="宋体" w:eastAsia="宋体"/>
              </w:rPr>
            </w:pPr>
            <w:ins w:id="25" w:author="fish [2]" w:date="2025-11-15T22:05:28Z">
              <w:r>
                <w:rPr>
                  <w:rFonts w:hint="eastAsia" w:ascii="宋体" w:hAnsi="宋体" w:eastAsia="宋体"/>
                  <w:lang w:val="en-US" w:eastAsia="zh-CN"/>
                </w:rPr>
                <w:t>普通</w:t>
              </w:r>
            </w:ins>
            <w:r>
              <w:rPr>
                <w:rFonts w:hint="eastAsia" w:ascii="宋体" w:hAnsi="宋体" w:eastAsia="宋体"/>
              </w:rPr>
              <w:t>用户可以查看已提交的场地预约申请</w:t>
            </w:r>
          </w:p>
        </w:tc>
      </w:tr>
      <w:tr w14:paraId="14A94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5241408">
            <w:pPr>
              <w:spacing w:line="360" w:lineRule="auto"/>
              <w:jc w:val="center"/>
              <w:rPr>
                <w:rFonts w:hint="eastAsia" w:ascii="宋体" w:hAnsi="宋体" w:eastAsia="宋体"/>
                <w:szCs w:val="21"/>
              </w:rPr>
            </w:pPr>
            <w:r>
              <w:rPr>
                <w:rFonts w:hint="eastAsia" w:ascii="宋体" w:hAnsi="宋体" w:eastAsia="宋体"/>
                <w:szCs w:val="21"/>
              </w:rPr>
              <w:t>发表评论</w:t>
            </w:r>
          </w:p>
        </w:tc>
        <w:tc>
          <w:tcPr>
            <w:tcW w:w="6287" w:type="dxa"/>
          </w:tcPr>
          <w:p w14:paraId="5421182C">
            <w:pPr>
              <w:spacing w:line="360" w:lineRule="auto"/>
              <w:jc w:val="left"/>
              <w:rPr>
                <w:rFonts w:hint="eastAsia" w:ascii="宋体" w:hAnsi="宋体" w:eastAsia="宋体"/>
              </w:rPr>
            </w:pPr>
            <w:ins w:id="26" w:author="fish [2]" w:date="2025-11-15T22:05:29Z">
              <w:r>
                <w:rPr>
                  <w:rFonts w:hint="eastAsia" w:ascii="宋体" w:hAnsi="宋体" w:eastAsia="宋体"/>
                  <w:lang w:val="en-US" w:eastAsia="zh-CN"/>
                </w:rPr>
                <w:t>普通</w:t>
              </w:r>
            </w:ins>
            <w:r>
              <w:rPr>
                <w:rFonts w:hint="eastAsia" w:ascii="宋体" w:hAnsi="宋体" w:eastAsia="宋体"/>
              </w:rPr>
              <w:t>用户可以在相关场馆评论区下发表评论</w:t>
            </w:r>
          </w:p>
        </w:tc>
      </w:tr>
      <w:tr w14:paraId="0A08E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C70AA63">
            <w:pPr>
              <w:spacing w:line="360" w:lineRule="auto"/>
              <w:jc w:val="center"/>
              <w:rPr>
                <w:rFonts w:hint="eastAsia" w:ascii="宋体" w:hAnsi="宋体" w:eastAsia="宋体"/>
                <w:szCs w:val="21"/>
              </w:rPr>
            </w:pPr>
            <w:r>
              <w:rPr>
                <w:rFonts w:hint="eastAsia" w:ascii="宋体" w:hAnsi="宋体" w:eastAsia="宋体"/>
                <w:szCs w:val="21"/>
              </w:rPr>
              <w:t>查看评论</w:t>
            </w:r>
          </w:p>
        </w:tc>
        <w:tc>
          <w:tcPr>
            <w:tcW w:w="6287" w:type="dxa"/>
          </w:tcPr>
          <w:p w14:paraId="49457E3E">
            <w:pPr>
              <w:spacing w:line="360" w:lineRule="auto"/>
              <w:jc w:val="left"/>
              <w:rPr>
                <w:rFonts w:hint="eastAsia" w:ascii="宋体" w:hAnsi="宋体" w:eastAsia="宋体"/>
              </w:rPr>
            </w:pPr>
            <w:ins w:id="27" w:author="fish [2]" w:date="2025-11-15T22:05:33Z">
              <w:r>
                <w:rPr>
                  <w:rFonts w:hint="eastAsia" w:ascii="宋体" w:hAnsi="宋体" w:eastAsia="宋体"/>
                  <w:lang w:val="en-US" w:eastAsia="zh-CN"/>
                </w:rPr>
                <w:t>普通</w:t>
              </w:r>
            </w:ins>
            <w:r>
              <w:rPr>
                <w:rFonts w:hint="eastAsia" w:ascii="宋体" w:hAnsi="宋体" w:eastAsia="宋体"/>
              </w:rPr>
              <w:t>用户查看其他人或自己发布过的评论</w:t>
            </w:r>
          </w:p>
        </w:tc>
      </w:tr>
      <w:tr w14:paraId="1FDBC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2BAA778">
            <w:pPr>
              <w:spacing w:line="360" w:lineRule="auto"/>
              <w:jc w:val="center"/>
              <w:rPr>
                <w:rFonts w:hint="eastAsia" w:ascii="宋体" w:hAnsi="宋体" w:eastAsia="宋体"/>
                <w:szCs w:val="21"/>
              </w:rPr>
            </w:pPr>
            <w:r>
              <w:rPr>
                <w:rFonts w:hint="eastAsia" w:ascii="宋体" w:hAnsi="宋体" w:eastAsia="宋体"/>
                <w:szCs w:val="21"/>
              </w:rPr>
              <w:t>审核评论</w:t>
            </w:r>
          </w:p>
        </w:tc>
        <w:tc>
          <w:tcPr>
            <w:tcW w:w="6287" w:type="dxa"/>
          </w:tcPr>
          <w:p w14:paraId="1DB76649">
            <w:pPr>
              <w:spacing w:line="360" w:lineRule="auto"/>
              <w:jc w:val="left"/>
              <w:rPr>
                <w:rFonts w:hint="eastAsia" w:ascii="宋体" w:hAnsi="宋体" w:eastAsia="宋体"/>
              </w:rPr>
            </w:pPr>
            <w:ins w:id="28" w:author="fish [2]" w:date="2025-11-15T22:05:36Z">
              <w:r>
                <w:rPr>
                  <w:rFonts w:hint="eastAsia" w:ascii="宋体" w:hAnsi="宋体" w:eastAsia="宋体"/>
                  <w:lang w:val="en-US" w:eastAsia="zh-CN"/>
                </w:rPr>
                <w:t>系统</w:t>
              </w:r>
            </w:ins>
            <w:r>
              <w:rPr>
                <w:rFonts w:hint="eastAsia" w:ascii="宋体" w:hAnsi="宋体" w:eastAsia="宋体"/>
              </w:rPr>
              <w:t>管理员审核用户发表的评论，可以选择通过或退回</w:t>
            </w:r>
          </w:p>
        </w:tc>
      </w:tr>
      <w:tr w14:paraId="5BEB3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C8CFB2F">
            <w:pPr>
              <w:spacing w:line="360" w:lineRule="auto"/>
              <w:jc w:val="center"/>
              <w:rPr>
                <w:rFonts w:hint="eastAsia" w:ascii="宋体" w:hAnsi="宋体" w:eastAsia="宋体"/>
                <w:szCs w:val="21"/>
              </w:rPr>
            </w:pPr>
            <w:r>
              <w:rPr>
                <w:rFonts w:hint="eastAsia" w:ascii="宋体" w:hAnsi="宋体" w:eastAsia="宋体"/>
                <w:szCs w:val="21"/>
              </w:rPr>
              <w:t>删除评论</w:t>
            </w:r>
          </w:p>
        </w:tc>
        <w:tc>
          <w:tcPr>
            <w:tcW w:w="6287" w:type="dxa"/>
          </w:tcPr>
          <w:p w14:paraId="578D1F00">
            <w:pPr>
              <w:spacing w:line="360" w:lineRule="auto"/>
              <w:jc w:val="left"/>
              <w:rPr>
                <w:rFonts w:hint="eastAsia" w:ascii="宋体" w:hAnsi="宋体" w:eastAsia="宋体"/>
              </w:rPr>
            </w:pPr>
            <w:r>
              <w:rPr>
                <w:rFonts w:hint="eastAsia" w:ascii="宋体" w:hAnsi="宋体" w:eastAsia="宋体"/>
              </w:rPr>
              <w:t>发布该评论的</w:t>
            </w:r>
            <w:ins w:id="29" w:author="fish [2]" w:date="2025-11-15T22:05:40Z">
              <w:r>
                <w:rPr>
                  <w:rFonts w:hint="eastAsia" w:ascii="宋体" w:hAnsi="宋体" w:eastAsia="宋体"/>
                  <w:lang w:val="en-US" w:eastAsia="zh-CN"/>
                </w:rPr>
                <w:t>普通</w:t>
              </w:r>
            </w:ins>
            <w:r>
              <w:rPr>
                <w:rFonts w:hint="eastAsia" w:ascii="宋体" w:hAnsi="宋体" w:eastAsia="宋体"/>
              </w:rPr>
              <w:t>用户或</w:t>
            </w:r>
            <w:ins w:id="30" w:author="fish [2]" w:date="2025-11-15T22:05:43Z">
              <w:r>
                <w:rPr>
                  <w:rFonts w:hint="eastAsia" w:ascii="宋体" w:hAnsi="宋体" w:eastAsia="宋体"/>
                  <w:lang w:val="en-US" w:eastAsia="zh-CN"/>
                </w:rPr>
                <w:t>系统</w:t>
              </w:r>
            </w:ins>
            <w:r>
              <w:rPr>
                <w:rFonts w:hint="eastAsia" w:ascii="宋体" w:hAnsi="宋体" w:eastAsia="宋体"/>
              </w:rPr>
              <w:t>管理员可以删除评论</w:t>
            </w:r>
          </w:p>
        </w:tc>
      </w:tr>
    </w:tbl>
    <w:p w14:paraId="6998296B">
      <w:pPr>
        <w:rPr>
          <w:rFonts w:hint="eastAsia"/>
        </w:rPr>
      </w:pPr>
    </w:p>
    <w:p w14:paraId="0D79CD2F">
      <w:pPr>
        <w:pStyle w:val="3"/>
        <w:rPr>
          <w:rFonts w:hint="eastAsia"/>
        </w:rPr>
      </w:pPr>
      <w:bookmarkStart w:id="6" w:name="_Toc149848659"/>
      <w:r>
        <w:rPr>
          <w:rFonts w:hint="eastAsia"/>
        </w:rPr>
        <w:t>4、参考文献</w:t>
      </w:r>
      <w:bookmarkEnd w:id="6"/>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521"/>
        <w:gridCol w:w="1326"/>
      </w:tblGrid>
      <w:tr w14:paraId="65B7F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4C1395A">
            <w:pPr>
              <w:spacing w:line="360" w:lineRule="auto"/>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编号</w:t>
            </w:r>
          </w:p>
        </w:tc>
        <w:tc>
          <w:tcPr>
            <w:tcW w:w="6521" w:type="dxa"/>
          </w:tcPr>
          <w:p w14:paraId="53C1EACA">
            <w:pPr>
              <w:spacing w:line="360" w:lineRule="auto"/>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参考资料</w:t>
            </w:r>
          </w:p>
        </w:tc>
        <w:tc>
          <w:tcPr>
            <w:tcW w:w="1326" w:type="dxa"/>
          </w:tcPr>
          <w:p w14:paraId="515930F5">
            <w:pPr>
              <w:spacing w:line="360" w:lineRule="auto"/>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作者</w:t>
            </w:r>
          </w:p>
        </w:tc>
      </w:tr>
      <w:tr w14:paraId="12E67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EA094AA">
            <w:pPr>
              <w:spacing w:line="360" w:lineRule="auto"/>
              <w:jc w:val="center"/>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6521" w:type="dxa"/>
          </w:tcPr>
          <w:p w14:paraId="5174344B">
            <w:pPr>
              <w:spacing w:line="360" w:lineRule="auto"/>
              <w:jc w:val="left"/>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《软件工程（第四版）》，高等教育出版社，</w:t>
            </w:r>
            <w:r>
              <w:rPr>
                <w:rFonts w:ascii="宋体" w:hAnsi="宋体" w:eastAsia="宋体"/>
                <w:color w:val="000000" w:themeColor="text1"/>
                <w:szCs w:val="21"/>
                <w14:textFill>
                  <w14:solidFill>
                    <w14:schemeClr w14:val="tx1"/>
                  </w14:solidFill>
                </w14:textFill>
              </w:rPr>
              <w:t>2019</w:t>
            </w:r>
          </w:p>
        </w:tc>
        <w:tc>
          <w:tcPr>
            <w:tcW w:w="1326" w:type="dxa"/>
          </w:tcPr>
          <w:p w14:paraId="720708B8">
            <w:pPr>
              <w:spacing w:line="360" w:lineRule="auto"/>
              <w:jc w:val="left"/>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齐治昌等</w:t>
            </w:r>
          </w:p>
        </w:tc>
      </w:tr>
      <w:tr w14:paraId="45DE2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E283740">
            <w:pPr>
              <w:spacing w:line="360" w:lineRule="auto"/>
              <w:jc w:val="center"/>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2</w:t>
            </w:r>
          </w:p>
        </w:tc>
        <w:tc>
          <w:tcPr>
            <w:tcW w:w="6521" w:type="dxa"/>
          </w:tcPr>
          <w:p w14:paraId="57DC57EF">
            <w:pPr>
              <w:spacing w:line="360" w:lineRule="auto"/>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w:t>
            </w:r>
            <w:r>
              <w:rPr>
                <w:rFonts w:hint="eastAsia" w:ascii="宋体" w:hAnsi="宋体" w:eastAsia="宋体"/>
                <w:color w:val="000000" w:themeColor="text1"/>
                <w14:textFill>
                  <w14:solidFill>
                    <w14:schemeClr w14:val="tx1"/>
                  </w14:solidFill>
                </w14:textFill>
              </w:rPr>
              <w:t>构建之法（第二版）</w:t>
            </w:r>
            <w:r>
              <w:rPr>
                <w:rFonts w:hint="eastAsia" w:ascii="宋体" w:hAnsi="宋体" w:eastAsia="宋体"/>
                <w:color w:val="000000" w:themeColor="text1"/>
                <w:szCs w:val="21"/>
                <w14:textFill>
                  <w14:solidFill>
                    <w14:schemeClr w14:val="tx1"/>
                  </w14:solidFill>
                </w14:textFill>
              </w:rPr>
              <w:t>》，人民邮电出版社，2015</w:t>
            </w:r>
          </w:p>
        </w:tc>
        <w:tc>
          <w:tcPr>
            <w:tcW w:w="1326" w:type="dxa"/>
          </w:tcPr>
          <w:p w14:paraId="3B2642D1">
            <w:pPr>
              <w:spacing w:line="360" w:lineRule="auto"/>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邹欣</w:t>
            </w:r>
          </w:p>
        </w:tc>
      </w:tr>
      <w:tr w14:paraId="7F57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5B20981">
            <w:pPr>
              <w:spacing w:line="360" w:lineRule="auto"/>
              <w:jc w:val="center"/>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3</w:t>
            </w:r>
          </w:p>
        </w:tc>
        <w:tc>
          <w:tcPr>
            <w:tcW w:w="6521" w:type="dxa"/>
          </w:tcPr>
          <w:p w14:paraId="4A238037">
            <w:pPr>
              <w:spacing w:line="360" w:lineRule="auto"/>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Test-Driven Development with Python</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O'Reilly</w:t>
            </w:r>
            <w:r>
              <w:rPr>
                <w:rFonts w:hint="eastAsia" w:ascii="宋体" w:hAnsi="宋体" w:eastAsia="宋体"/>
                <w:color w:val="000000" w:themeColor="text1"/>
                <w:szCs w:val="21"/>
                <w14:textFill>
                  <w14:solidFill>
                    <w14:schemeClr w14:val="tx1"/>
                  </w14:solidFill>
                </w14:textFill>
              </w:rPr>
              <w:t>，2014</w:t>
            </w:r>
          </w:p>
        </w:tc>
        <w:tc>
          <w:tcPr>
            <w:tcW w:w="1326" w:type="dxa"/>
          </w:tcPr>
          <w:p w14:paraId="4EFA9C9D">
            <w:pPr>
              <w:spacing w:line="360" w:lineRule="auto"/>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 xml:space="preserve">Harry J. W </w:t>
            </w:r>
          </w:p>
        </w:tc>
      </w:tr>
    </w:tbl>
    <w:p w14:paraId="4BF443C2">
      <w:pPr>
        <w:pStyle w:val="26"/>
        <w:ind w:left="360" w:firstLine="0" w:firstLineChars="0"/>
        <w:rPr>
          <w:rFonts w:hint="eastAsia"/>
        </w:rPr>
      </w:pPr>
    </w:p>
    <w:p w14:paraId="74D84FC0">
      <w:pPr>
        <w:pStyle w:val="2"/>
        <w:rPr>
          <w:rFonts w:hint="eastAsia" w:ascii="华文中宋" w:hAnsi="华文中宋" w:eastAsia="华文中宋"/>
          <w:sz w:val="32"/>
          <w:szCs w:val="32"/>
        </w:rPr>
      </w:pPr>
      <w:bookmarkStart w:id="7" w:name="_Toc149848660"/>
      <w:r>
        <w:rPr>
          <w:rFonts w:hint="eastAsia" w:ascii="华文中宋" w:hAnsi="华文中宋" w:eastAsia="华文中宋"/>
          <w:sz w:val="32"/>
          <w:szCs w:val="32"/>
        </w:rPr>
        <w:t>二、系统结构模型</w:t>
      </w:r>
      <w:bookmarkEnd w:id="7"/>
    </w:p>
    <w:p w14:paraId="297876A2">
      <w:pPr>
        <w:pStyle w:val="3"/>
        <w:rPr>
          <w:rFonts w:hint="eastAsia"/>
        </w:rPr>
      </w:pPr>
      <w:bookmarkStart w:id="8" w:name="_Toc149848661"/>
      <w:r>
        <w:rPr>
          <w:rFonts w:hint="eastAsia"/>
        </w:rPr>
        <w:t>1、初始对象表</w:t>
      </w:r>
      <w:bookmarkEnd w:id="8"/>
    </w:p>
    <w:p w14:paraId="0D6BDE53">
      <w:pPr>
        <w:rPr>
          <w:rFonts w:hint="eastAsia"/>
        </w:rPr>
      </w:pPr>
      <w:r>
        <w:rPr>
          <w:rFonts w:ascii="宋体" w:hAnsi="宋体" w:eastAsia="宋体" w:cs="宋体"/>
          <w:sz w:val="24"/>
          <w:szCs w:val="24"/>
        </w:rPr>
        <w:drawing>
          <wp:inline distT="0" distB="0" distL="114300" distR="114300">
            <wp:extent cx="5528945" cy="3239770"/>
            <wp:effectExtent l="0" t="0" r="8255" b="11430"/>
            <wp:docPr id="2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descr="IMG_256"/>
                    <pic:cNvPicPr>
                      <a:picLocks noChangeAspect="1"/>
                    </pic:cNvPicPr>
                  </pic:nvPicPr>
                  <pic:blipFill>
                    <a:blip r:embed="rId7"/>
                    <a:stretch>
                      <a:fillRect/>
                    </a:stretch>
                  </pic:blipFill>
                  <pic:spPr>
                    <a:xfrm>
                      <a:off x="0" y="0"/>
                      <a:ext cx="5528945" cy="3239770"/>
                    </a:xfrm>
                    <a:prstGeom prst="rect">
                      <a:avLst/>
                    </a:prstGeom>
                    <a:noFill/>
                    <a:ln w="9525">
                      <a:noFill/>
                    </a:ln>
                  </pic:spPr>
                </pic:pic>
              </a:graphicData>
            </a:graphic>
          </wp:inline>
        </w:drawing>
      </w:r>
    </w:p>
    <w:p w14:paraId="7E3CD5D7">
      <w:pPr>
        <w:spacing w:line="360" w:lineRule="auto"/>
        <w:jc w:val="center"/>
        <w:rPr>
          <w:rFonts w:hint="eastAsia" w:ascii="宋体" w:hAnsi="宋体" w:eastAsia="宋体"/>
          <w:szCs w:val="21"/>
        </w:rPr>
      </w:pPr>
      <w:r>
        <w:rPr>
          <w:rFonts w:ascii="宋体" w:hAnsi="宋体" w:eastAsia="宋体"/>
          <w:szCs w:val="21"/>
        </w:rPr>
        <w:t>初始对象/类表：</w:t>
      </w:r>
    </w:p>
    <w:tbl>
      <w:tblPr>
        <w:tblStyle w:val="15"/>
        <w:tblW w:w="8984" w:type="dxa"/>
        <w:tblInd w:w="-4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31" w:author="fish [2]" w:date="2025-11-15T21:31:47Z">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PrChange>
      </w:tblPr>
      <w:tblGrid>
        <w:gridCol w:w="1916"/>
        <w:gridCol w:w="2340"/>
        <w:gridCol w:w="4728"/>
        <w:tblGridChange w:id="32">
          <w:tblGrid>
            <w:gridCol w:w="1526"/>
            <w:gridCol w:w="2268"/>
            <w:gridCol w:w="4728"/>
          </w:tblGrid>
        </w:tblGridChange>
      </w:tblGrid>
      <w:tr w14:paraId="68671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3" w:author="fish [2]" w:date="2025-11-15T21:31:47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1916" w:type="dxa"/>
            <w:vAlign w:val="center"/>
            <w:tcPrChange w:id="34" w:author="fish [2]" w:date="2025-11-15T21:31:47Z">
              <w:tcPr>
                <w:tcW w:w="1526" w:type="dxa"/>
                <w:vAlign w:val="center"/>
              </w:tcPr>
            </w:tcPrChange>
          </w:tcPr>
          <w:p w14:paraId="7EE48214">
            <w:pPr>
              <w:spacing w:line="360" w:lineRule="auto"/>
              <w:jc w:val="center"/>
              <w:rPr>
                <w:rFonts w:hint="eastAsia" w:ascii="宋体" w:hAnsi="宋体" w:eastAsia="宋体"/>
                <w:szCs w:val="21"/>
              </w:rPr>
            </w:pPr>
            <w:r>
              <w:rPr>
                <w:rFonts w:ascii="宋体" w:hAnsi="宋体" w:eastAsia="宋体"/>
                <w:szCs w:val="21"/>
              </w:rPr>
              <w:t>可能的类</w:t>
            </w:r>
          </w:p>
        </w:tc>
        <w:tc>
          <w:tcPr>
            <w:tcW w:w="2340" w:type="dxa"/>
            <w:vAlign w:val="center"/>
            <w:tcPrChange w:id="35" w:author="fish [2]" w:date="2025-11-15T21:31:47Z">
              <w:tcPr>
                <w:tcW w:w="2268" w:type="dxa"/>
                <w:vAlign w:val="center"/>
              </w:tcPr>
            </w:tcPrChange>
          </w:tcPr>
          <w:p w14:paraId="1F5F258A">
            <w:pPr>
              <w:spacing w:line="360" w:lineRule="auto"/>
              <w:jc w:val="center"/>
              <w:rPr>
                <w:rFonts w:hint="eastAsia" w:ascii="宋体" w:hAnsi="宋体" w:eastAsia="宋体"/>
                <w:szCs w:val="21"/>
              </w:rPr>
            </w:pPr>
            <w:r>
              <w:rPr>
                <w:rFonts w:ascii="宋体" w:hAnsi="宋体" w:eastAsia="宋体"/>
                <w:szCs w:val="21"/>
              </w:rPr>
              <w:t>英文类名</w:t>
            </w:r>
          </w:p>
        </w:tc>
        <w:tc>
          <w:tcPr>
            <w:tcW w:w="4728" w:type="dxa"/>
            <w:vAlign w:val="center"/>
            <w:tcPrChange w:id="36" w:author="fish [2]" w:date="2025-11-15T21:31:47Z">
              <w:tcPr>
                <w:tcW w:w="4728" w:type="dxa"/>
                <w:vAlign w:val="center"/>
              </w:tcPr>
            </w:tcPrChange>
          </w:tcPr>
          <w:p w14:paraId="202FE4BE">
            <w:pPr>
              <w:spacing w:line="360" w:lineRule="auto"/>
              <w:jc w:val="center"/>
              <w:rPr>
                <w:rFonts w:hint="eastAsia" w:ascii="宋体" w:hAnsi="宋体" w:eastAsia="宋体"/>
                <w:szCs w:val="21"/>
              </w:rPr>
            </w:pPr>
            <w:r>
              <w:rPr>
                <w:rFonts w:ascii="宋体" w:hAnsi="宋体" w:eastAsia="宋体"/>
                <w:szCs w:val="21"/>
              </w:rPr>
              <w:t>简单描述</w:t>
            </w:r>
          </w:p>
        </w:tc>
      </w:tr>
      <w:tr w14:paraId="7AFFB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7" w:author="fish [2]" w:date="2025-11-15T21:31:47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1916" w:type="dxa"/>
            <w:vAlign w:val="center"/>
            <w:tcPrChange w:id="38" w:author="fish [2]" w:date="2025-11-15T21:31:47Z">
              <w:tcPr>
                <w:tcW w:w="1526" w:type="dxa"/>
                <w:vAlign w:val="center"/>
              </w:tcPr>
            </w:tcPrChange>
          </w:tcPr>
          <w:p w14:paraId="56D22EE6">
            <w:pPr>
              <w:spacing w:line="360" w:lineRule="auto"/>
              <w:jc w:val="center"/>
              <w:rPr>
                <w:rFonts w:hint="eastAsia" w:ascii="宋体" w:hAnsi="宋体" w:eastAsia="宋体"/>
                <w:szCs w:val="21"/>
              </w:rPr>
            </w:pPr>
            <w:r>
              <w:rPr>
                <w:rFonts w:ascii="宋体" w:hAnsi="宋体" w:eastAsia="宋体"/>
                <w:szCs w:val="21"/>
              </w:rPr>
              <w:t>用户</w:t>
            </w:r>
          </w:p>
        </w:tc>
        <w:tc>
          <w:tcPr>
            <w:tcW w:w="2340" w:type="dxa"/>
            <w:vAlign w:val="center"/>
            <w:tcPrChange w:id="39" w:author="fish [2]" w:date="2025-11-15T21:31:47Z">
              <w:tcPr>
                <w:tcW w:w="2268" w:type="dxa"/>
                <w:vAlign w:val="center"/>
              </w:tcPr>
            </w:tcPrChange>
          </w:tcPr>
          <w:p w14:paraId="585E09B7">
            <w:pPr>
              <w:spacing w:line="360" w:lineRule="auto"/>
              <w:jc w:val="center"/>
              <w:rPr>
                <w:rFonts w:hint="eastAsia" w:ascii="宋体" w:hAnsi="宋体" w:eastAsia="宋体"/>
                <w:szCs w:val="21"/>
              </w:rPr>
            </w:pPr>
            <w:r>
              <w:rPr>
                <w:rFonts w:ascii="宋体" w:hAnsi="宋体" w:eastAsia="宋体"/>
                <w:szCs w:val="21"/>
              </w:rPr>
              <w:t>User</w:t>
            </w:r>
          </w:p>
        </w:tc>
        <w:tc>
          <w:tcPr>
            <w:tcW w:w="4728" w:type="dxa"/>
            <w:vAlign w:val="center"/>
            <w:tcPrChange w:id="40" w:author="fish [2]" w:date="2025-11-15T21:31:47Z">
              <w:tcPr>
                <w:tcW w:w="4728" w:type="dxa"/>
                <w:vAlign w:val="center"/>
              </w:tcPr>
            </w:tcPrChange>
          </w:tcPr>
          <w:p w14:paraId="2AA79B5B">
            <w:pPr>
              <w:spacing w:line="360" w:lineRule="auto"/>
              <w:jc w:val="center"/>
              <w:rPr>
                <w:rFonts w:hint="eastAsia" w:ascii="宋体" w:hAnsi="宋体" w:eastAsia="宋体"/>
                <w:szCs w:val="21"/>
              </w:rPr>
            </w:pPr>
            <w:r>
              <w:rPr>
                <w:rFonts w:hint="eastAsia" w:ascii="宋体" w:hAnsi="宋体" w:eastAsia="宋体"/>
                <w:szCs w:val="21"/>
              </w:rPr>
              <w:t>该类是管理员类、普通用户类的基类，用于提供两个类共有的属性和操作。</w:t>
            </w:r>
          </w:p>
        </w:tc>
      </w:tr>
      <w:tr w14:paraId="5C467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1" w:author="fish [2]" w:date="2025-11-15T21:31:47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1916" w:type="dxa"/>
            <w:vAlign w:val="center"/>
            <w:tcPrChange w:id="42" w:author="fish [2]" w:date="2025-11-15T21:31:47Z">
              <w:tcPr>
                <w:tcW w:w="1526" w:type="dxa"/>
                <w:vAlign w:val="center"/>
              </w:tcPr>
            </w:tcPrChange>
          </w:tcPr>
          <w:p w14:paraId="4046FEDC">
            <w:pPr>
              <w:spacing w:line="360" w:lineRule="auto"/>
              <w:jc w:val="center"/>
              <w:rPr>
                <w:rFonts w:hint="eastAsia" w:ascii="宋体" w:hAnsi="宋体" w:eastAsia="宋体"/>
                <w:szCs w:val="21"/>
              </w:rPr>
            </w:pPr>
            <w:ins w:id="43" w:author="fish [2]" w:date="2025-11-15T21:28:50Z">
              <w:r>
                <w:rPr>
                  <w:rFonts w:hint="eastAsia" w:ascii="宋体" w:hAnsi="宋体" w:eastAsia="宋体"/>
                  <w:szCs w:val="21"/>
                  <w:lang w:val="en-US" w:eastAsia="zh-CN"/>
                </w:rPr>
                <w:t>系统</w:t>
              </w:r>
            </w:ins>
            <w:r>
              <w:rPr>
                <w:rFonts w:hint="eastAsia" w:ascii="宋体" w:hAnsi="宋体" w:eastAsia="宋体"/>
                <w:szCs w:val="21"/>
              </w:rPr>
              <w:t>管理员</w:t>
            </w:r>
          </w:p>
        </w:tc>
        <w:tc>
          <w:tcPr>
            <w:tcW w:w="2340" w:type="dxa"/>
            <w:vAlign w:val="center"/>
            <w:tcPrChange w:id="44" w:author="fish [2]" w:date="2025-11-15T21:31:47Z">
              <w:tcPr>
                <w:tcW w:w="2268" w:type="dxa"/>
                <w:vAlign w:val="center"/>
              </w:tcPr>
            </w:tcPrChange>
          </w:tcPr>
          <w:p w14:paraId="7EAC0FAA">
            <w:pPr>
              <w:spacing w:line="360" w:lineRule="auto"/>
              <w:jc w:val="center"/>
              <w:rPr>
                <w:rFonts w:hint="eastAsia" w:ascii="宋体" w:hAnsi="宋体" w:eastAsia="宋体"/>
                <w:szCs w:val="21"/>
              </w:rPr>
            </w:pPr>
            <w:r>
              <w:rPr>
                <w:rFonts w:hint="eastAsia" w:ascii="宋体" w:hAnsi="宋体" w:eastAsia="宋体"/>
                <w:szCs w:val="21"/>
              </w:rPr>
              <w:t>Administrator</w:t>
            </w:r>
          </w:p>
        </w:tc>
        <w:tc>
          <w:tcPr>
            <w:tcW w:w="4728" w:type="dxa"/>
            <w:vAlign w:val="center"/>
            <w:tcPrChange w:id="45" w:author="fish [2]" w:date="2025-11-15T21:31:47Z">
              <w:tcPr>
                <w:tcW w:w="4728" w:type="dxa"/>
                <w:vAlign w:val="center"/>
              </w:tcPr>
            </w:tcPrChange>
          </w:tcPr>
          <w:p w14:paraId="29E1F37B">
            <w:pPr>
              <w:spacing w:line="360" w:lineRule="auto"/>
              <w:jc w:val="center"/>
              <w:rPr>
                <w:rFonts w:hint="eastAsia" w:ascii="宋体" w:hAnsi="宋体" w:eastAsia="宋体"/>
                <w:szCs w:val="21"/>
              </w:rPr>
            </w:pPr>
            <w:r>
              <w:rPr>
                <w:rFonts w:hint="eastAsia" w:ascii="宋体" w:hAnsi="宋体" w:eastAsia="宋体"/>
                <w:szCs w:val="21"/>
              </w:rPr>
              <w:t>该类用于对管理员提供一系列信息及相关操作。</w:t>
            </w:r>
          </w:p>
        </w:tc>
      </w:tr>
      <w:tr w14:paraId="3ABF6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6" w:author="fish [2]" w:date="2025-11-15T21:31:47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1916" w:type="dxa"/>
            <w:vAlign w:val="center"/>
            <w:tcPrChange w:id="47" w:author="fish [2]" w:date="2025-11-15T21:31:47Z">
              <w:tcPr>
                <w:tcW w:w="1526" w:type="dxa"/>
                <w:vAlign w:val="center"/>
              </w:tcPr>
            </w:tcPrChange>
          </w:tcPr>
          <w:p w14:paraId="17A6F441">
            <w:pPr>
              <w:spacing w:line="360" w:lineRule="auto"/>
              <w:jc w:val="center"/>
              <w:rPr>
                <w:rFonts w:hint="eastAsia" w:ascii="宋体" w:hAnsi="宋体" w:eastAsia="宋体"/>
                <w:szCs w:val="21"/>
              </w:rPr>
            </w:pPr>
            <w:r>
              <w:rPr>
                <w:rFonts w:hint="eastAsia" w:ascii="宋体" w:hAnsi="宋体" w:eastAsia="宋体"/>
                <w:szCs w:val="21"/>
              </w:rPr>
              <w:t>普通用户</w:t>
            </w:r>
          </w:p>
        </w:tc>
        <w:tc>
          <w:tcPr>
            <w:tcW w:w="2340" w:type="dxa"/>
            <w:vAlign w:val="center"/>
            <w:tcPrChange w:id="48" w:author="fish [2]" w:date="2025-11-15T21:31:47Z">
              <w:tcPr>
                <w:tcW w:w="2268" w:type="dxa"/>
                <w:vAlign w:val="center"/>
              </w:tcPr>
            </w:tcPrChange>
          </w:tcPr>
          <w:p w14:paraId="7AF521D3">
            <w:pPr>
              <w:spacing w:line="360" w:lineRule="auto"/>
              <w:jc w:val="center"/>
              <w:rPr>
                <w:rFonts w:hint="eastAsia" w:ascii="宋体" w:hAnsi="宋体" w:eastAsia="宋体"/>
                <w:szCs w:val="21"/>
              </w:rPr>
            </w:pPr>
            <w:r>
              <w:rPr>
                <w:rFonts w:hint="eastAsia" w:ascii="宋体" w:hAnsi="宋体" w:eastAsia="宋体"/>
                <w:szCs w:val="21"/>
              </w:rPr>
              <w:t>O</w:t>
            </w:r>
            <w:r>
              <w:rPr>
                <w:rFonts w:ascii="宋体" w:hAnsi="宋体" w:eastAsia="宋体"/>
                <w:szCs w:val="21"/>
              </w:rPr>
              <w:t>rdinary</w:t>
            </w:r>
            <w:r>
              <w:rPr>
                <w:rFonts w:hint="eastAsia" w:ascii="宋体" w:hAnsi="宋体" w:eastAsia="宋体"/>
                <w:szCs w:val="21"/>
              </w:rPr>
              <w:t>User</w:t>
            </w:r>
          </w:p>
        </w:tc>
        <w:tc>
          <w:tcPr>
            <w:tcW w:w="4728" w:type="dxa"/>
            <w:vAlign w:val="center"/>
            <w:tcPrChange w:id="49" w:author="fish [2]" w:date="2025-11-15T21:31:47Z">
              <w:tcPr>
                <w:tcW w:w="4728" w:type="dxa"/>
                <w:vAlign w:val="center"/>
              </w:tcPr>
            </w:tcPrChange>
          </w:tcPr>
          <w:p w14:paraId="291F8F0B">
            <w:pPr>
              <w:spacing w:line="360" w:lineRule="auto"/>
              <w:jc w:val="center"/>
              <w:rPr>
                <w:rFonts w:hint="eastAsia" w:ascii="宋体" w:hAnsi="宋体" w:eastAsia="宋体"/>
                <w:szCs w:val="21"/>
              </w:rPr>
            </w:pPr>
            <w:r>
              <w:rPr>
                <w:rFonts w:hint="eastAsia" w:ascii="宋体" w:hAnsi="宋体" w:eastAsia="宋体"/>
                <w:szCs w:val="21"/>
              </w:rPr>
              <w:t>该类为普通用户，可以</w:t>
            </w:r>
            <w:del w:id="50" w:author="fish [2]" w:date="2025-11-15T21:32:55Z">
              <w:r>
                <w:rPr>
                  <w:rFonts w:hint="eastAsia" w:ascii="宋体" w:hAnsi="宋体" w:eastAsia="宋体"/>
                  <w:szCs w:val="21"/>
                </w:rPr>
                <w:delText>进行发布体育场馆，添加体育场地，</w:delText>
              </w:r>
            </w:del>
            <w:r>
              <w:rPr>
                <w:rFonts w:hint="eastAsia" w:ascii="宋体" w:hAnsi="宋体" w:eastAsia="宋体"/>
                <w:szCs w:val="21"/>
              </w:rPr>
              <w:t>预约场地，评论等操作。</w:t>
            </w:r>
          </w:p>
        </w:tc>
      </w:tr>
      <w:tr w14:paraId="539F6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1" w:author="fish [2]" w:date="2025-11-15T21:31:47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1916" w:type="dxa"/>
            <w:vAlign w:val="center"/>
            <w:tcPrChange w:id="52" w:author="fish [2]" w:date="2025-11-15T21:31:47Z">
              <w:tcPr>
                <w:tcW w:w="1526" w:type="dxa"/>
                <w:vAlign w:val="center"/>
              </w:tcPr>
            </w:tcPrChange>
          </w:tcPr>
          <w:p w14:paraId="5C12DF85">
            <w:pPr>
              <w:spacing w:line="360" w:lineRule="auto"/>
              <w:jc w:val="center"/>
              <w:rPr>
                <w:rFonts w:hint="eastAsia" w:ascii="宋体" w:hAnsi="宋体" w:eastAsia="宋体"/>
                <w:szCs w:val="21"/>
              </w:rPr>
            </w:pPr>
            <w:ins w:id="53" w:author="fish [2]" w:date="2025-11-15T21:28:59Z">
              <w:r>
                <w:rPr>
                  <w:rFonts w:hint="eastAsia" w:ascii="宋体" w:hAnsi="宋体" w:eastAsia="宋体"/>
                  <w:szCs w:val="21"/>
                  <w:lang w:val="en-US" w:eastAsia="zh-CN"/>
                </w:rPr>
                <w:t>场</w:t>
              </w:r>
            </w:ins>
            <w:ins w:id="54" w:author="fish [2]" w:date="2025-11-15T21:29:04Z">
              <w:r>
                <w:rPr>
                  <w:rFonts w:hint="eastAsia" w:ascii="宋体" w:hAnsi="宋体" w:eastAsia="宋体"/>
                  <w:szCs w:val="21"/>
                  <w:lang w:val="en-US" w:eastAsia="zh-CN"/>
                </w:rPr>
                <w:t>馆</w:t>
              </w:r>
            </w:ins>
            <w:ins w:id="55" w:author="fish [2]" w:date="2025-11-15T21:29:06Z">
              <w:r>
                <w:rPr>
                  <w:rFonts w:hint="eastAsia" w:ascii="宋体" w:hAnsi="宋体" w:eastAsia="宋体"/>
                  <w:szCs w:val="21"/>
                  <w:lang w:val="en-US" w:eastAsia="zh-CN"/>
                </w:rPr>
                <w:t>管理员</w:t>
              </w:r>
            </w:ins>
            <w:del w:id="56" w:author="fish [2]" w:date="2025-11-15T21:28:40Z">
              <w:r>
                <w:rPr>
                  <w:rFonts w:hint="eastAsia" w:ascii="宋体" w:hAnsi="宋体" w:eastAsia="宋体"/>
                  <w:szCs w:val="21"/>
                </w:rPr>
                <w:delText>体育场馆类</w:delText>
              </w:r>
            </w:del>
          </w:p>
        </w:tc>
        <w:tc>
          <w:tcPr>
            <w:tcW w:w="2340" w:type="dxa"/>
            <w:vAlign w:val="center"/>
            <w:tcPrChange w:id="57" w:author="fish [2]" w:date="2025-11-15T21:31:47Z">
              <w:tcPr>
                <w:tcW w:w="2268" w:type="dxa"/>
                <w:vAlign w:val="center"/>
              </w:tcPr>
            </w:tcPrChange>
          </w:tcPr>
          <w:p w14:paraId="5B15CC34">
            <w:pPr>
              <w:spacing w:line="360" w:lineRule="auto"/>
              <w:jc w:val="center"/>
              <w:rPr>
                <w:rFonts w:hint="eastAsia" w:ascii="宋体" w:hAnsi="宋体" w:eastAsia="宋体"/>
                <w:szCs w:val="21"/>
              </w:rPr>
            </w:pPr>
            <w:ins w:id="58" w:author="fish [2]" w:date="2025-11-15T21:30:28Z">
              <w:r>
                <w:rPr>
                  <w:rFonts w:hint="eastAsia" w:ascii="宋体" w:hAnsi="宋体" w:eastAsia="宋体"/>
                  <w:szCs w:val="21"/>
                  <w:lang w:val="en-US" w:eastAsia="zh-CN"/>
                </w:rPr>
                <w:t>S</w:t>
              </w:r>
            </w:ins>
            <w:ins w:id="59" w:author="fish [2]" w:date="2025-11-15T21:30:29Z">
              <w:r>
                <w:rPr>
                  <w:rFonts w:hint="eastAsia" w:ascii="宋体" w:hAnsi="宋体" w:eastAsia="宋体"/>
                  <w:szCs w:val="21"/>
                  <w:lang w:val="en-US" w:eastAsia="zh-CN"/>
                </w:rPr>
                <w:t>ta</w:t>
              </w:r>
            </w:ins>
            <w:ins w:id="60" w:author="fish [2]" w:date="2025-11-15T21:30:30Z">
              <w:r>
                <w:rPr>
                  <w:rFonts w:hint="eastAsia" w:ascii="宋体" w:hAnsi="宋体" w:eastAsia="宋体"/>
                  <w:szCs w:val="21"/>
                  <w:lang w:val="en-US" w:eastAsia="zh-CN"/>
                </w:rPr>
                <w:t>d</w:t>
              </w:r>
            </w:ins>
            <w:ins w:id="61" w:author="fish [2]" w:date="2025-11-15T21:30:31Z">
              <w:r>
                <w:rPr>
                  <w:rFonts w:hint="eastAsia" w:ascii="宋体" w:hAnsi="宋体" w:eastAsia="宋体"/>
                  <w:szCs w:val="21"/>
                  <w:lang w:val="en-US" w:eastAsia="zh-CN"/>
                </w:rPr>
                <w:t>ium</w:t>
              </w:r>
            </w:ins>
            <w:ins w:id="62" w:author="fish [2]" w:date="2025-11-15T21:30:33Z">
              <w:r>
                <w:rPr>
                  <w:rFonts w:hint="eastAsia" w:ascii="宋体" w:hAnsi="宋体" w:eastAsia="宋体"/>
                  <w:szCs w:val="21"/>
                  <w:lang w:val="en-US" w:eastAsia="zh-CN"/>
                </w:rPr>
                <w:t>A</w:t>
              </w:r>
            </w:ins>
            <w:ins w:id="63" w:author="fish [2]" w:date="2025-11-15T21:30:34Z">
              <w:r>
                <w:rPr>
                  <w:rFonts w:hint="eastAsia" w:ascii="宋体" w:hAnsi="宋体" w:eastAsia="宋体"/>
                  <w:szCs w:val="21"/>
                  <w:lang w:val="en-US" w:eastAsia="zh-CN"/>
                </w:rPr>
                <w:t>d</w:t>
              </w:r>
            </w:ins>
            <w:ins w:id="64" w:author="fish [2]" w:date="2025-11-15T21:30:35Z">
              <w:r>
                <w:rPr>
                  <w:rFonts w:hint="eastAsia" w:ascii="宋体" w:hAnsi="宋体" w:eastAsia="宋体"/>
                  <w:szCs w:val="21"/>
                  <w:lang w:val="en-US" w:eastAsia="zh-CN"/>
                </w:rPr>
                <w:t>mi</w:t>
              </w:r>
            </w:ins>
            <w:ins w:id="65" w:author="fish [2]" w:date="2025-11-15T21:30:36Z">
              <w:r>
                <w:rPr>
                  <w:rFonts w:hint="eastAsia" w:ascii="宋体" w:hAnsi="宋体" w:eastAsia="宋体"/>
                  <w:szCs w:val="21"/>
                  <w:lang w:val="en-US" w:eastAsia="zh-CN"/>
                </w:rPr>
                <w:t>ni</w:t>
              </w:r>
            </w:ins>
            <w:ins w:id="66" w:author="fish [2]" w:date="2025-11-15T21:30:37Z">
              <w:r>
                <w:rPr>
                  <w:rFonts w:hint="eastAsia" w:ascii="宋体" w:hAnsi="宋体" w:eastAsia="宋体"/>
                  <w:szCs w:val="21"/>
                  <w:lang w:val="en-US" w:eastAsia="zh-CN"/>
                </w:rPr>
                <w:t>stra</w:t>
              </w:r>
            </w:ins>
            <w:ins w:id="67" w:author="fish [2]" w:date="2025-11-15T21:30:38Z">
              <w:r>
                <w:rPr>
                  <w:rFonts w:hint="eastAsia" w:ascii="宋体" w:hAnsi="宋体" w:eastAsia="宋体"/>
                  <w:szCs w:val="21"/>
                  <w:lang w:val="en-US" w:eastAsia="zh-CN"/>
                </w:rPr>
                <w:t>tor</w:t>
              </w:r>
            </w:ins>
            <w:del w:id="68" w:author="fish [2]" w:date="2025-11-15T21:28:40Z">
              <w:r>
                <w:rPr>
                  <w:rFonts w:hint="eastAsia" w:ascii="宋体" w:hAnsi="宋体" w:eastAsia="宋体"/>
                  <w:szCs w:val="21"/>
                </w:rPr>
                <w:delText>Stadium</w:delText>
              </w:r>
            </w:del>
          </w:p>
        </w:tc>
        <w:tc>
          <w:tcPr>
            <w:tcW w:w="4728" w:type="dxa"/>
            <w:vAlign w:val="center"/>
            <w:tcPrChange w:id="69" w:author="fish [2]" w:date="2025-11-15T21:31:47Z">
              <w:tcPr>
                <w:tcW w:w="4728" w:type="dxa"/>
                <w:vAlign w:val="center"/>
              </w:tcPr>
            </w:tcPrChange>
          </w:tcPr>
          <w:p w14:paraId="6E47CD64">
            <w:pPr>
              <w:spacing w:line="360" w:lineRule="auto"/>
              <w:jc w:val="center"/>
              <w:rPr>
                <w:rFonts w:hint="eastAsia" w:ascii="宋体" w:hAnsi="宋体" w:eastAsia="宋体"/>
                <w:szCs w:val="21"/>
              </w:rPr>
            </w:pPr>
            <w:ins w:id="70" w:author="fish [2]" w:date="2025-11-15T21:32:50Z">
              <w:r>
                <w:rPr>
                  <w:rFonts w:hint="eastAsia" w:ascii="宋体" w:hAnsi="宋体" w:eastAsia="宋体"/>
                  <w:szCs w:val="21"/>
                  <w:lang w:val="en-US" w:eastAsia="zh-CN"/>
                </w:rPr>
                <w:t>该类</w:t>
              </w:r>
            </w:ins>
            <w:ins w:id="71" w:author="fish [2]" w:date="2025-11-15T21:32:51Z">
              <w:r>
                <w:rPr>
                  <w:rFonts w:hint="eastAsia" w:ascii="宋体" w:hAnsi="宋体" w:eastAsia="宋体"/>
                  <w:szCs w:val="21"/>
                  <w:lang w:val="en-US" w:eastAsia="zh-CN"/>
                </w:rPr>
                <w:t>为</w:t>
              </w:r>
            </w:ins>
            <w:ins w:id="72" w:author="fish [2]" w:date="2025-11-15T21:33:12Z">
              <w:r>
                <w:rPr>
                  <w:rFonts w:hint="eastAsia" w:ascii="宋体" w:hAnsi="宋体" w:eastAsia="宋体"/>
                  <w:szCs w:val="21"/>
                  <w:lang w:val="en-US" w:eastAsia="zh-CN"/>
                </w:rPr>
                <w:t>场馆管理员</w:t>
              </w:r>
            </w:ins>
            <w:ins w:id="73" w:author="fish [2]" w:date="2025-11-15T21:33:20Z">
              <w:r>
                <w:rPr>
                  <w:rFonts w:hint="eastAsia" w:ascii="宋体" w:hAnsi="宋体" w:eastAsia="宋体"/>
                  <w:szCs w:val="21"/>
                  <w:lang w:val="en-US" w:eastAsia="zh-CN"/>
                </w:rPr>
                <w:t>，</w:t>
              </w:r>
            </w:ins>
            <w:ins w:id="74" w:author="fish [2]" w:date="2025-11-15T21:33:22Z">
              <w:r>
                <w:rPr>
                  <w:rFonts w:hint="eastAsia" w:ascii="宋体" w:hAnsi="宋体" w:eastAsia="宋体"/>
                  <w:szCs w:val="21"/>
                  <w:lang w:val="en-US" w:eastAsia="zh-CN"/>
                </w:rPr>
                <w:t>可以</w:t>
              </w:r>
            </w:ins>
            <w:ins w:id="75" w:author="fish [2]" w:date="2025-11-15T21:33:43Z">
              <w:r>
                <w:rPr>
                  <w:rFonts w:hint="eastAsia" w:ascii="宋体" w:hAnsi="宋体" w:eastAsia="宋体"/>
                  <w:szCs w:val="21"/>
                  <w:lang w:val="en-US" w:eastAsia="zh-CN"/>
                </w:rPr>
                <w:t>进行</w:t>
              </w:r>
            </w:ins>
            <w:ins w:id="76" w:author="fish [2]" w:date="2025-11-15T21:33:27Z">
              <w:r>
                <w:rPr>
                  <w:rFonts w:hint="eastAsia" w:ascii="宋体" w:hAnsi="宋体" w:eastAsia="宋体"/>
                  <w:szCs w:val="21"/>
                  <w:lang w:val="en-US" w:eastAsia="zh-CN"/>
                </w:rPr>
                <w:t>上传</w:t>
              </w:r>
            </w:ins>
            <w:ins w:id="77" w:author="fish [2]" w:date="2025-11-15T21:33:30Z">
              <w:r>
                <w:rPr>
                  <w:rFonts w:hint="eastAsia" w:ascii="宋体" w:hAnsi="宋体" w:eastAsia="宋体"/>
                  <w:szCs w:val="21"/>
                  <w:lang w:val="en-US" w:eastAsia="zh-CN"/>
                </w:rPr>
                <w:t>场馆信息，</w:t>
              </w:r>
            </w:ins>
            <w:ins w:id="78" w:author="fish [2]" w:date="2025-11-15T21:33:32Z">
              <w:r>
                <w:rPr>
                  <w:rFonts w:hint="eastAsia" w:ascii="宋体" w:hAnsi="宋体" w:eastAsia="宋体"/>
                  <w:szCs w:val="21"/>
                  <w:lang w:val="en-US" w:eastAsia="zh-CN"/>
                </w:rPr>
                <w:t>添加</w:t>
              </w:r>
            </w:ins>
            <w:ins w:id="79" w:author="fish [2]" w:date="2025-11-15T21:57:35Z">
              <w:r>
                <w:rPr>
                  <w:rFonts w:hint="eastAsia" w:ascii="宋体" w:hAnsi="宋体" w:eastAsia="宋体"/>
                  <w:szCs w:val="21"/>
                  <w:lang w:val="en-US" w:eastAsia="zh-CN"/>
                </w:rPr>
                <w:t>、</w:t>
              </w:r>
            </w:ins>
            <w:ins w:id="80" w:author="fish [2]" w:date="2025-11-15T21:57:34Z">
              <w:r>
                <w:rPr>
                  <w:rFonts w:hint="eastAsia" w:ascii="宋体" w:hAnsi="宋体" w:eastAsia="宋体"/>
                  <w:szCs w:val="21"/>
                  <w:lang w:val="en-US" w:eastAsia="zh-CN"/>
                </w:rPr>
                <w:t>删除</w:t>
              </w:r>
            </w:ins>
            <w:ins w:id="81" w:author="fish [2]" w:date="2025-11-15T21:33:32Z">
              <w:r>
                <w:rPr>
                  <w:rFonts w:hint="eastAsia" w:ascii="宋体" w:hAnsi="宋体" w:eastAsia="宋体"/>
                  <w:szCs w:val="21"/>
                  <w:lang w:val="en-US" w:eastAsia="zh-CN"/>
                </w:rPr>
                <w:t>场地</w:t>
              </w:r>
            </w:ins>
            <w:ins w:id="82" w:author="fish [2]" w:date="2025-11-15T21:33:33Z">
              <w:r>
                <w:rPr>
                  <w:rFonts w:hint="eastAsia" w:ascii="宋体" w:hAnsi="宋体" w:eastAsia="宋体"/>
                  <w:szCs w:val="21"/>
                  <w:lang w:val="en-US" w:eastAsia="zh-CN"/>
                </w:rPr>
                <w:t>，</w:t>
              </w:r>
            </w:ins>
            <w:ins w:id="83" w:author="fish [2]" w:date="2025-11-15T21:33:34Z">
              <w:r>
                <w:rPr>
                  <w:rFonts w:hint="eastAsia" w:ascii="宋体" w:hAnsi="宋体" w:eastAsia="宋体"/>
                  <w:szCs w:val="21"/>
                  <w:lang w:val="en-US" w:eastAsia="zh-CN"/>
                </w:rPr>
                <w:t>管理</w:t>
              </w:r>
            </w:ins>
            <w:ins w:id="84" w:author="fish [2]" w:date="2025-11-15T21:33:35Z">
              <w:r>
                <w:rPr>
                  <w:rFonts w:hint="eastAsia" w:ascii="宋体" w:hAnsi="宋体" w:eastAsia="宋体"/>
                  <w:szCs w:val="21"/>
                  <w:lang w:val="en-US" w:eastAsia="zh-CN"/>
                </w:rPr>
                <w:t>预约</w:t>
              </w:r>
            </w:ins>
            <w:ins w:id="85" w:author="fish [2]" w:date="2025-11-15T21:33:36Z">
              <w:r>
                <w:rPr>
                  <w:rFonts w:hint="eastAsia" w:ascii="宋体" w:hAnsi="宋体" w:eastAsia="宋体"/>
                  <w:szCs w:val="21"/>
                  <w:lang w:val="en-US" w:eastAsia="zh-CN"/>
                </w:rPr>
                <w:t>申请</w:t>
              </w:r>
            </w:ins>
            <w:ins w:id="86" w:author="fish [2]" w:date="2025-11-15T21:33:38Z">
              <w:r>
                <w:rPr>
                  <w:rFonts w:hint="eastAsia" w:ascii="宋体" w:hAnsi="宋体" w:eastAsia="宋体"/>
                  <w:szCs w:val="21"/>
                  <w:lang w:val="en-US" w:eastAsia="zh-CN"/>
                </w:rPr>
                <w:t>等</w:t>
              </w:r>
            </w:ins>
            <w:ins w:id="87" w:author="fish [2]" w:date="2025-11-15T21:33:40Z">
              <w:r>
                <w:rPr>
                  <w:rFonts w:hint="eastAsia" w:ascii="宋体" w:hAnsi="宋体" w:eastAsia="宋体"/>
                  <w:szCs w:val="21"/>
                  <w:lang w:val="en-US" w:eastAsia="zh-CN"/>
                </w:rPr>
                <w:t>操作</w:t>
              </w:r>
            </w:ins>
            <w:ins w:id="88" w:author="fish [2]" w:date="2025-11-15T21:33:45Z">
              <w:r>
                <w:rPr>
                  <w:rFonts w:hint="eastAsia" w:ascii="宋体" w:hAnsi="宋体" w:eastAsia="宋体"/>
                  <w:szCs w:val="21"/>
                  <w:lang w:val="en-US" w:eastAsia="zh-CN"/>
                </w:rPr>
                <w:t>。</w:t>
              </w:r>
            </w:ins>
            <w:del w:id="89" w:author="fish [2]" w:date="2025-11-15T21:28:40Z">
              <w:r>
                <w:rPr>
                  <w:rFonts w:hint="eastAsia" w:ascii="宋体" w:hAnsi="宋体" w:eastAsia="宋体"/>
                  <w:szCs w:val="21"/>
                </w:rPr>
                <w:delText>该类用于发布志愿活动</w:delText>
              </w:r>
            </w:del>
          </w:p>
        </w:tc>
      </w:tr>
      <w:tr w14:paraId="703B3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0" w:author="fish [2]" w:date="2025-11-15T21:31:47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1916" w:type="dxa"/>
            <w:vAlign w:val="center"/>
            <w:tcPrChange w:id="91" w:author="fish [2]" w:date="2025-11-15T21:31:47Z">
              <w:tcPr>
                <w:tcW w:w="1526" w:type="dxa"/>
                <w:vAlign w:val="center"/>
              </w:tcPr>
            </w:tcPrChange>
          </w:tcPr>
          <w:p w14:paraId="2475D64C">
            <w:pPr>
              <w:spacing w:line="360" w:lineRule="auto"/>
              <w:jc w:val="center"/>
              <w:rPr>
                <w:rFonts w:hint="eastAsia" w:ascii="宋体" w:hAnsi="宋体" w:eastAsia="宋体"/>
                <w:szCs w:val="21"/>
              </w:rPr>
            </w:pPr>
            <w:ins w:id="92" w:author="fish [2]" w:date="2025-11-15T21:28:42Z">
              <w:r>
                <w:rPr>
                  <w:rFonts w:hint="eastAsia" w:ascii="宋体" w:hAnsi="宋体" w:eastAsia="宋体"/>
                  <w:szCs w:val="21"/>
                </w:rPr>
                <w:t>体育场馆类</w:t>
              </w:r>
            </w:ins>
            <w:del w:id="93" w:author="fish [2]" w:date="2025-11-15T21:28:42Z">
              <w:r>
                <w:rPr>
                  <w:rFonts w:hint="eastAsia" w:ascii="宋体" w:hAnsi="宋体" w:eastAsia="宋体"/>
                  <w:szCs w:val="21"/>
                </w:rPr>
                <w:delText>体育场地类</w:delText>
              </w:r>
            </w:del>
          </w:p>
        </w:tc>
        <w:tc>
          <w:tcPr>
            <w:tcW w:w="2340" w:type="dxa"/>
            <w:vAlign w:val="center"/>
            <w:tcPrChange w:id="94" w:author="fish [2]" w:date="2025-11-15T21:31:47Z">
              <w:tcPr>
                <w:tcW w:w="2268" w:type="dxa"/>
                <w:vAlign w:val="center"/>
              </w:tcPr>
            </w:tcPrChange>
          </w:tcPr>
          <w:p w14:paraId="57AAE964">
            <w:pPr>
              <w:spacing w:line="360" w:lineRule="auto"/>
              <w:jc w:val="center"/>
              <w:rPr>
                <w:rFonts w:hint="eastAsia" w:ascii="宋体" w:hAnsi="宋体" w:eastAsia="宋体"/>
                <w:szCs w:val="21"/>
              </w:rPr>
            </w:pPr>
            <w:ins w:id="95" w:author="fish [2]" w:date="2025-11-15T21:28:42Z">
              <w:r>
                <w:rPr>
                  <w:rFonts w:hint="eastAsia" w:ascii="宋体" w:hAnsi="宋体" w:eastAsia="宋体"/>
                  <w:szCs w:val="21"/>
                </w:rPr>
                <w:t>Stadium</w:t>
              </w:r>
            </w:ins>
            <w:del w:id="96" w:author="fish [2]" w:date="2025-11-15T21:28:42Z">
              <w:r>
                <w:rPr>
                  <w:rFonts w:hint="eastAsia" w:ascii="宋体" w:hAnsi="宋体" w:eastAsia="宋体"/>
                  <w:szCs w:val="21"/>
                </w:rPr>
                <w:delText>Fields</w:delText>
              </w:r>
            </w:del>
          </w:p>
        </w:tc>
        <w:tc>
          <w:tcPr>
            <w:tcW w:w="4728" w:type="dxa"/>
            <w:vAlign w:val="center"/>
            <w:tcPrChange w:id="97" w:author="fish [2]" w:date="2025-11-15T21:31:47Z">
              <w:tcPr>
                <w:tcW w:w="4728" w:type="dxa"/>
                <w:vAlign w:val="center"/>
              </w:tcPr>
            </w:tcPrChange>
          </w:tcPr>
          <w:p w14:paraId="52C87B9E">
            <w:pPr>
              <w:spacing w:line="360" w:lineRule="auto"/>
              <w:jc w:val="center"/>
              <w:rPr>
                <w:rFonts w:hint="eastAsia" w:ascii="宋体" w:hAnsi="宋体" w:eastAsia="宋体"/>
                <w:szCs w:val="21"/>
              </w:rPr>
            </w:pPr>
            <w:ins w:id="98" w:author="fish [2]" w:date="2025-11-15T21:28:42Z">
              <w:r>
                <w:rPr>
                  <w:rFonts w:hint="eastAsia" w:ascii="宋体" w:hAnsi="宋体" w:eastAsia="宋体"/>
                  <w:szCs w:val="21"/>
                </w:rPr>
                <w:t>该类用于发布志愿活动</w:t>
              </w:r>
            </w:ins>
            <w:ins w:id="99" w:author="fish [2]" w:date="2025-11-15T21:33:45Z">
              <w:r>
                <w:rPr>
                  <w:rFonts w:hint="eastAsia" w:ascii="宋体" w:hAnsi="宋体" w:eastAsia="宋体"/>
                  <w:szCs w:val="21"/>
                  <w:lang w:eastAsia="zh-CN"/>
                </w:rPr>
                <w:t>。</w:t>
              </w:r>
            </w:ins>
            <w:del w:id="100" w:author="fish [2]" w:date="2025-11-15T21:28:42Z">
              <w:r>
                <w:rPr>
                  <w:rFonts w:hint="eastAsia" w:ascii="宋体" w:hAnsi="宋体" w:eastAsia="宋体"/>
                  <w:szCs w:val="21"/>
                </w:rPr>
                <w:delText>该类用于添加体育场地</w:delText>
              </w:r>
            </w:del>
          </w:p>
        </w:tc>
      </w:tr>
      <w:tr w14:paraId="7E4F8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01" w:author="fish [2]" w:date="2025-11-15T21:31:47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1916" w:type="dxa"/>
            <w:vAlign w:val="center"/>
            <w:tcPrChange w:id="102" w:author="fish [2]" w:date="2025-11-15T21:31:47Z">
              <w:tcPr>
                <w:tcW w:w="1526" w:type="dxa"/>
                <w:vAlign w:val="center"/>
              </w:tcPr>
            </w:tcPrChange>
          </w:tcPr>
          <w:p w14:paraId="29E77BFB">
            <w:pPr>
              <w:spacing w:line="360" w:lineRule="auto"/>
              <w:jc w:val="center"/>
              <w:rPr>
                <w:rFonts w:hint="eastAsia" w:ascii="宋体" w:hAnsi="宋体" w:eastAsia="宋体"/>
                <w:szCs w:val="21"/>
              </w:rPr>
            </w:pPr>
            <w:ins w:id="103" w:author="fish [2]" w:date="2025-11-15T21:28:42Z">
              <w:r>
                <w:rPr>
                  <w:rFonts w:hint="eastAsia" w:ascii="宋体" w:hAnsi="宋体" w:eastAsia="宋体"/>
                  <w:szCs w:val="21"/>
                </w:rPr>
                <w:t>体育场地类</w:t>
              </w:r>
            </w:ins>
            <w:del w:id="104" w:author="fish [2]" w:date="2025-11-15T21:28:42Z">
              <w:r>
                <w:rPr>
                  <w:rFonts w:hint="eastAsia" w:ascii="宋体" w:hAnsi="宋体" w:eastAsia="宋体"/>
                  <w:szCs w:val="21"/>
                </w:rPr>
                <w:delText>预约信息类</w:delText>
              </w:r>
            </w:del>
          </w:p>
        </w:tc>
        <w:tc>
          <w:tcPr>
            <w:tcW w:w="2340" w:type="dxa"/>
            <w:vAlign w:val="center"/>
            <w:tcPrChange w:id="105" w:author="fish [2]" w:date="2025-11-15T21:31:47Z">
              <w:tcPr>
                <w:tcW w:w="2268" w:type="dxa"/>
                <w:vAlign w:val="center"/>
              </w:tcPr>
            </w:tcPrChange>
          </w:tcPr>
          <w:p w14:paraId="308C1CBC">
            <w:pPr>
              <w:spacing w:line="360" w:lineRule="auto"/>
              <w:jc w:val="center"/>
              <w:rPr>
                <w:rFonts w:hint="eastAsia" w:ascii="宋体" w:hAnsi="宋体" w:eastAsia="宋体"/>
                <w:szCs w:val="21"/>
              </w:rPr>
            </w:pPr>
            <w:ins w:id="106" w:author="fish [2]" w:date="2025-11-15T21:28:42Z">
              <w:r>
                <w:rPr>
                  <w:rFonts w:hint="eastAsia" w:ascii="宋体" w:hAnsi="宋体" w:eastAsia="宋体"/>
                  <w:szCs w:val="21"/>
                </w:rPr>
                <w:t>Fields</w:t>
              </w:r>
            </w:ins>
            <w:del w:id="107" w:author="fish [2]" w:date="2025-11-15T21:28:42Z">
              <w:r>
                <w:rPr>
                  <w:rFonts w:hint="eastAsia" w:ascii="宋体" w:hAnsi="宋体" w:eastAsia="宋体"/>
                  <w:szCs w:val="21"/>
                </w:rPr>
                <w:delText>Reservation</w:delText>
              </w:r>
            </w:del>
          </w:p>
        </w:tc>
        <w:tc>
          <w:tcPr>
            <w:tcW w:w="4728" w:type="dxa"/>
            <w:vAlign w:val="center"/>
            <w:tcPrChange w:id="108" w:author="fish [2]" w:date="2025-11-15T21:31:47Z">
              <w:tcPr>
                <w:tcW w:w="4728" w:type="dxa"/>
                <w:vAlign w:val="center"/>
              </w:tcPr>
            </w:tcPrChange>
          </w:tcPr>
          <w:p w14:paraId="0A3715E4">
            <w:pPr>
              <w:spacing w:line="360" w:lineRule="auto"/>
              <w:jc w:val="center"/>
              <w:rPr>
                <w:rFonts w:hint="eastAsia" w:ascii="宋体" w:hAnsi="宋体" w:eastAsia="宋体"/>
                <w:szCs w:val="21"/>
              </w:rPr>
            </w:pPr>
            <w:ins w:id="109" w:author="fish [2]" w:date="2025-11-15T21:28:42Z">
              <w:r>
                <w:rPr>
                  <w:rFonts w:hint="eastAsia" w:ascii="宋体" w:hAnsi="宋体" w:eastAsia="宋体"/>
                  <w:szCs w:val="21"/>
                </w:rPr>
                <w:t>该类用于添加体育场地</w:t>
              </w:r>
            </w:ins>
            <w:ins w:id="110" w:author="fish [2]" w:date="2025-11-15T21:33:46Z">
              <w:r>
                <w:rPr>
                  <w:rFonts w:hint="eastAsia" w:ascii="宋体" w:hAnsi="宋体" w:eastAsia="宋体"/>
                  <w:szCs w:val="21"/>
                  <w:lang w:eastAsia="zh-CN"/>
                </w:rPr>
                <w:t>。</w:t>
              </w:r>
            </w:ins>
            <w:del w:id="111" w:author="fish [2]" w:date="2025-11-15T21:28:42Z">
              <w:r>
                <w:rPr>
                  <w:rFonts w:hint="eastAsia" w:ascii="宋体" w:hAnsi="宋体" w:eastAsia="宋体"/>
                  <w:szCs w:val="21"/>
                </w:rPr>
                <w:delText>该类用于普通用户报名志愿活动</w:delText>
              </w:r>
            </w:del>
          </w:p>
        </w:tc>
      </w:tr>
      <w:tr w14:paraId="3378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2" w:author="fish [2]" w:date="2025-11-15T21:31:47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1916" w:type="dxa"/>
            <w:vAlign w:val="center"/>
            <w:tcPrChange w:id="113" w:author="fish [2]" w:date="2025-11-15T21:31:47Z">
              <w:tcPr>
                <w:tcW w:w="1526" w:type="dxa"/>
                <w:vAlign w:val="center"/>
              </w:tcPr>
            </w:tcPrChange>
          </w:tcPr>
          <w:p w14:paraId="4C99D093">
            <w:pPr>
              <w:spacing w:line="360" w:lineRule="auto"/>
              <w:jc w:val="center"/>
              <w:rPr>
                <w:rFonts w:hint="eastAsia" w:ascii="宋体" w:hAnsi="宋体" w:eastAsia="宋体"/>
                <w:szCs w:val="21"/>
              </w:rPr>
            </w:pPr>
            <w:ins w:id="114" w:author="fish [2]" w:date="2025-11-15T21:28:42Z">
              <w:r>
                <w:rPr>
                  <w:rFonts w:hint="eastAsia" w:ascii="宋体" w:hAnsi="宋体" w:eastAsia="宋体"/>
                  <w:szCs w:val="21"/>
                </w:rPr>
                <w:t>预约信息类</w:t>
              </w:r>
            </w:ins>
            <w:del w:id="115" w:author="fish [2]" w:date="2025-11-15T21:28:42Z">
              <w:r>
                <w:rPr>
                  <w:rFonts w:hint="eastAsia" w:ascii="宋体" w:hAnsi="宋体" w:eastAsia="宋体"/>
                  <w:szCs w:val="21"/>
                </w:rPr>
                <w:delText>评论类</w:delText>
              </w:r>
            </w:del>
          </w:p>
        </w:tc>
        <w:tc>
          <w:tcPr>
            <w:tcW w:w="2340" w:type="dxa"/>
            <w:vAlign w:val="center"/>
            <w:tcPrChange w:id="116" w:author="fish [2]" w:date="2025-11-15T21:31:47Z">
              <w:tcPr>
                <w:tcW w:w="2268" w:type="dxa"/>
                <w:vAlign w:val="center"/>
              </w:tcPr>
            </w:tcPrChange>
          </w:tcPr>
          <w:p w14:paraId="43E371D7">
            <w:pPr>
              <w:spacing w:line="360" w:lineRule="auto"/>
              <w:jc w:val="center"/>
              <w:rPr>
                <w:rFonts w:hint="eastAsia" w:ascii="宋体" w:hAnsi="宋体" w:eastAsia="宋体"/>
                <w:szCs w:val="21"/>
              </w:rPr>
            </w:pPr>
            <w:ins w:id="117" w:author="fish [2]" w:date="2025-11-15T21:28:42Z">
              <w:r>
                <w:rPr>
                  <w:rFonts w:hint="eastAsia" w:ascii="宋体" w:hAnsi="宋体" w:eastAsia="宋体"/>
                  <w:szCs w:val="21"/>
                </w:rPr>
                <w:t>Reservation</w:t>
              </w:r>
            </w:ins>
            <w:del w:id="118" w:author="fish [2]" w:date="2025-11-15T21:28:42Z">
              <w:r>
                <w:rPr>
                  <w:rFonts w:hint="eastAsia" w:ascii="宋体" w:hAnsi="宋体" w:eastAsia="宋体"/>
                  <w:szCs w:val="21"/>
                </w:rPr>
                <w:delText>Comment</w:delText>
              </w:r>
            </w:del>
          </w:p>
        </w:tc>
        <w:tc>
          <w:tcPr>
            <w:tcW w:w="4728" w:type="dxa"/>
            <w:vAlign w:val="center"/>
            <w:tcPrChange w:id="119" w:author="fish [2]" w:date="2025-11-15T21:31:47Z">
              <w:tcPr>
                <w:tcW w:w="4728" w:type="dxa"/>
                <w:vAlign w:val="center"/>
              </w:tcPr>
            </w:tcPrChange>
          </w:tcPr>
          <w:p w14:paraId="0793282A">
            <w:pPr>
              <w:spacing w:line="360" w:lineRule="auto"/>
              <w:jc w:val="center"/>
              <w:rPr>
                <w:rFonts w:hint="eastAsia" w:ascii="宋体" w:hAnsi="宋体" w:eastAsia="宋体"/>
                <w:szCs w:val="21"/>
              </w:rPr>
            </w:pPr>
            <w:ins w:id="120" w:author="fish [2]" w:date="2025-11-15T21:28:42Z">
              <w:r>
                <w:rPr>
                  <w:rFonts w:hint="eastAsia" w:ascii="宋体" w:hAnsi="宋体" w:eastAsia="宋体"/>
                  <w:szCs w:val="21"/>
                </w:rPr>
                <w:t>该类用于普通用户报名志愿活动</w:t>
              </w:r>
            </w:ins>
            <w:ins w:id="121" w:author="fish [2]" w:date="2025-11-15T21:33:47Z">
              <w:r>
                <w:rPr>
                  <w:rFonts w:hint="eastAsia" w:ascii="宋体" w:hAnsi="宋体" w:eastAsia="宋体"/>
                  <w:szCs w:val="21"/>
                  <w:lang w:eastAsia="zh-CN"/>
                </w:rPr>
                <w:t>。</w:t>
              </w:r>
            </w:ins>
            <w:del w:id="122" w:author="fish [2]" w:date="2025-11-15T21:28:42Z">
              <w:r>
                <w:rPr>
                  <w:rFonts w:hint="eastAsia" w:ascii="宋体" w:hAnsi="宋体" w:eastAsia="宋体"/>
                  <w:szCs w:val="21"/>
                </w:rPr>
                <w:delText>该类用于用户评论体育场馆</w:delText>
              </w:r>
            </w:del>
          </w:p>
        </w:tc>
      </w:tr>
      <w:tr w14:paraId="2EE7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3" w:author="fish [2]" w:date="2025-11-15T21:31:47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1916" w:type="dxa"/>
            <w:vAlign w:val="center"/>
            <w:tcPrChange w:id="124" w:author="fish [2]" w:date="2025-11-15T21:31:47Z">
              <w:tcPr>
                <w:tcW w:w="1526" w:type="dxa"/>
                <w:vAlign w:val="center"/>
              </w:tcPr>
            </w:tcPrChange>
          </w:tcPr>
          <w:p w14:paraId="3293636F">
            <w:pPr>
              <w:spacing w:line="360" w:lineRule="auto"/>
              <w:jc w:val="center"/>
              <w:rPr>
                <w:rFonts w:hint="eastAsia" w:ascii="宋体" w:hAnsi="宋体" w:eastAsia="宋体"/>
                <w:szCs w:val="21"/>
              </w:rPr>
            </w:pPr>
            <w:ins w:id="125" w:author="fish [2]" w:date="2025-11-15T21:28:42Z">
              <w:r>
                <w:rPr>
                  <w:rFonts w:hint="eastAsia" w:ascii="宋体" w:hAnsi="宋体" w:eastAsia="宋体"/>
                  <w:szCs w:val="21"/>
                </w:rPr>
                <w:t>评论类</w:t>
              </w:r>
            </w:ins>
            <w:del w:id="126" w:author="fish [2]" w:date="2025-11-15T21:28:42Z">
              <w:r>
                <w:rPr>
                  <w:rFonts w:hint="eastAsia" w:ascii="宋体" w:hAnsi="宋体" w:eastAsia="宋体"/>
                  <w:szCs w:val="21"/>
                </w:rPr>
                <w:delText>时段类</w:delText>
              </w:r>
            </w:del>
          </w:p>
        </w:tc>
        <w:tc>
          <w:tcPr>
            <w:tcW w:w="2340" w:type="dxa"/>
            <w:vAlign w:val="center"/>
            <w:tcPrChange w:id="127" w:author="fish [2]" w:date="2025-11-15T21:31:47Z">
              <w:tcPr>
                <w:tcW w:w="2268" w:type="dxa"/>
                <w:vAlign w:val="center"/>
              </w:tcPr>
            </w:tcPrChange>
          </w:tcPr>
          <w:p w14:paraId="5B5A6F44">
            <w:pPr>
              <w:spacing w:line="360" w:lineRule="auto"/>
              <w:jc w:val="center"/>
              <w:rPr>
                <w:rFonts w:hint="eastAsia" w:ascii="宋体" w:hAnsi="宋体" w:eastAsia="宋体"/>
                <w:szCs w:val="21"/>
              </w:rPr>
            </w:pPr>
            <w:ins w:id="128" w:author="fish [2]" w:date="2025-11-15T21:28:42Z">
              <w:r>
                <w:rPr>
                  <w:rFonts w:hint="eastAsia" w:ascii="宋体" w:hAnsi="宋体" w:eastAsia="宋体"/>
                  <w:szCs w:val="21"/>
                </w:rPr>
                <w:t>Comment</w:t>
              </w:r>
            </w:ins>
            <w:del w:id="129" w:author="fish [2]" w:date="2025-11-15T21:28:42Z">
              <w:r>
                <w:rPr>
                  <w:rFonts w:hint="eastAsia" w:ascii="宋体" w:hAnsi="宋体" w:eastAsia="宋体"/>
                  <w:szCs w:val="21"/>
                </w:rPr>
                <w:delText>Period</w:delText>
              </w:r>
            </w:del>
          </w:p>
        </w:tc>
        <w:tc>
          <w:tcPr>
            <w:tcW w:w="4728" w:type="dxa"/>
            <w:vAlign w:val="center"/>
            <w:tcPrChange w:id="130" w:author="fish [2]" w:date="2025-11-15T21:31:47Z">
              <w:tcPr>
                <w:tcW w:w="4728" w:type="dxa"/>
                <w:vAlign w:val="center"/>
              </w:tcPr>
            </w:tcPrChange>
          </w:tcPr>
          <w:p w14:paraId="376B6AA8">
            <w:pPr>
              <w:spacing w:line="360" w:lineRule="auto"/>
              <w:jc w:val="center"/>
              <w:rPr>
                <w:rFonts w:hint="eastAsia" w:ascii="宋体" w:hAnsi="宋体" w:eastAsia="宋体"/>
                <w:szCs w:val="21"/>
              </w:rPr>
            </w:pPr>
            <w:ins w:id="131" w:author="fish [2]" w:date="2025-11-15T21:28:42Z">
              <w:r>
                <w:rPr>
                  <w:rFonts w:hint="eastAsia" w:ascii="宋体" w:hAnsi="宋体" w:eastAsia="宋体"/>
                  <w:szCs w:val="21"/>
                </w:rPr>
                <w:t>该类用于用户评论体育场馆</w:t>
              </w:r>
            </w:ins>
            <w:ins w:id="132" w:author="fish [2]" w:date="2025-11-15T21:33:48Z">
              <w:r>
                <w:rPr>
                  <w:rFonts w:hint="eastAsia" w:ascii="宋体" w:hAnsi="宋体" w:eastAsia="宋体"/>
                  <w:szCs w:val="21"/>
                  <w:lang w:eastAsia="zh-CN"/>
                </w:rPr>
                <w:t>。</w:t>
              </w:r>
            </w:ins>
            <w:del w:id="133" w:author="fish [2]" w:date="2025-11-15T21:28:42Z">
              <w:r>
                <w:rPr>
                  <w:rFonts w:hint="eastAsia" w:ascii="宋体" w:hAnsi="宋体" w:eastAsia="宋体"/>
                  <w:szCs w:val="21"/>
                </w:rPr>
                <w:delText>该类用于管理体育场地开放时段</w:delText>
              </w:r>
            </w:del>
          </w:p>
        </w:tc>
      </w:tr>
      <w:tr w14:paraId="0A555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35" w:author="fish [2]" w:date="2025-11-15T21:31:47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134" w:author="fish [2]" w:date="2025-11-15T21:28:37Z"/>
        </w:trPr>
        <w:tc>
          <w:tcPr>
            <w:tcW w:w="1916" w:type="dxa"/>
            <w:vAlign w:val="center"/>
            <w:tcPrChange w:id="136" w:author="fish [2]" w:date="2025-11-15T21:31:47Z">
              <w:tcPr>
                <w:tcW w:w="1526" w:type="dxa"/>
                <w:vAlign w:val="center"/>
              </w:tcPr>
            </w:tcPrChange>
          </w:tcPr>
          <w:p w14:paraId="125E3DDF">
            <w:pPr>
              <w:spacing w:line="360" w:lineRule="auto"/>
              <w:jc w:val="center"/>
              <w:rPr>
                <w:ins w:id="137" w:author="fish [2]" w:date="2025-11-15T21:28:37Z"/>
                <w:rFonts w:hint="eastAsia" w:ascii="宋体" w:hAnsi="宋体" w:eastAsia="宋体"/>
                <w:szCs w:val="21"/>
              </w:rPr>
            </w:pPr>
            <w:ins w:id="138" w:author="fish [2]" w:date="2025-11-15T21:28:42Z">
              <w:r>
                <w:rPr>
                  <w:rFonts w:hint="eastAsia" w:ascii="宋体" w:hAnsi="宋体" w:eastAsia="宋体"/>
                  <w:szCs w:val="21"/>
                </w:rPr>
                <w:t>时段类</w:t>
              </w:r>
            </w:ins>
          </w:p>
        </w:tc>
        <w:tc>
          <w:tcPr>
            <w:tcW w:w="2340" w:type="dxa"/>
            <w:vAlign w:val="center"/>
            <w:tcPrChange w:id="139" w:author="fish [2]" w:date="2025-11-15T21:31:47Z">
              <w:tcPr>
                <w:tcW w:w="2268" w:type="dxa"/>
                <w:vAlign w:val="center"/>
              </w:tcPr>
            </w:tcPrChange>
          </w:tcPr>
          <w:p w14:paraId="51031AA1">
            <w:pPr>
              <w:spacing w:line="360" w:lineRule="auto"/>
              <w:jc w:val="center"/>
              <w:rPr>
                <w:ins w:id="140" w:author="fish [2]" w:date="2025-11-15T21:28:37Z"/>
                <w:rFonts w:hint="eastAsia" w:ascii="宋体" w:hAnsi="宋体" w:eastAsia="宋体"/>
                <w:szCs w:val="21"/>
              </w:rPr>
            </w:pPr>
            <w:ins w:id="141" w:author="fish [2]" w:date="2025-11-15T21:28:42Z">
              <w:r>
                <w:rPr>
                  <w:rFonts w:hint="eastAsia" w:ascii="宋体" w:hAnsi="宋体" w:eastAsia="宋体"/>
                  <w:szCs w:val="21"/>
                </w:rPr>
                <w:t>Period</w:t>
              </w:r>
            </w:ins>
          </w:p>
        </w:tc>
        <w:tc>
          <w:tcPr>
            <w:tcW w:w="4728" w:type="dxa"/>
            <w:vAlign w:val="center"/>
            <w:tcPrChange w:id="142" w:author="fish [2]" w:date="2025-11-15T21:31:47Z">
              <w:tcPr>
                <w:tcW w:w="4728" w:type="dxa"/>
                <w:vAlign w:val="center"/>
              </w:tcPr>
            </w:tcPrChange>
          </w:tcPr>
          <w:p w14:paraId="6DB743B4">
            <w:pPr>
              <w:spacing w:line="360" w:lineRule="auto"/>
              <w:jc w:val="center"/>
              <w:rPr>
                <w:ins w:id="143" w:author="fish [2]" w:date="2025-11-15T21:28:37Z"/>
                <w:rFonts w:hint="eastAsia" w:ascii="宋体" w:hAnsi="宋体" w:eastAsia="宋体"/>
                <w:szCs w:val="21"/>
                <w:lang w:eastAsia="zh-CN"/>
              </w:rPr>
            </w:pPr>
            <w:ins w:id="144" w:author="fish [2]" w:date="2025-11-15T21:28:42Z">
              <w:r>
                <w:rPr>
                  <w:rFonts w:hint="eastAsia" w:ascii="宋体" w:hAnsi="宋体" w:eastAsia="宋体"/>
                  <w:szCs w:val="21"/>
                </w:rPr>
                <w:t>该类用于管理体育场地开放时段</w:t>
              </w:r>
            </w:ins>
            <w:ins w:id="145" w:author="fish [2]" w:date="2025-11-15T21:33:49Z">
              <w:r>
                <w:rPr>
                  <w:rFonts w:hint="eastAsia" w:ascii="宋体" w:hAnsi="宋体" w:eastAsia="宋体"/>
                  <w:szCs w:val="21"/>
                  <w:lang w:eastAsia="zh-CN"/>
                </w:rPr>
                <w:t>。</w:t>
              </w:r>
            </w:ins>
          </w:p>
        </w:tc>
      </w:tr>
    </w:tbl>
    <w:p w14:paraId="6443671E">
      <w:pPr>
        <w:spacing w:line="360" w:lineRule="auto"/>
        <w:jc w:val="center"/>
        <w:rPr>
          <w:rFonts w:hint="eastAsia" w:ascii="宋体" w:hAnsi="宋体" w:eastAsia="宋体"/>
          <w:szCs w:val="21"/>
        </w:rPr>
      </w:pPr>
    </w:p>
    <w:p w14:paraId="2B167ACD">
      <w:pPr>
        <w:pStyle w:val="3"/>
        <w:rPr>
          <w:rFonts w:hint="eastAsia"/>
        </w:rPr>
      </w:pPr>
      <w:bookmarkStart w:id="9" w:name="_Toc149848662"/>
      <w:r>
        <w:rPr>
          <w:rFonts w:hint="eastAsia"/>
        </w:rPr>
        <w:t>2、初始类图</w:t>
      </w:r>
      <w:bookmarkEnd w:id="9"/>
    </w:p>
    <w:p w14:paraId="17FCE2AD">
      <w:pPr>
        <w:rPr>
          <w:ins w:id="146" w:author="光 高" w:date="2025-11-11T19:44:00Z"/>
          <w:del w:id="147" w:author="fish [2]" w:date="2025-11-26T19:15:30Z"/>
          <w:rFonts w:hint="eastAsia"/>
        </w:rPr>
      </w:pPr>
      <w:ins w:id="148" w:author="fish [2]" w:date="2025-11-26T19:15:30Z">
        <w:r>
          <w:rPr>
            <w:rFonts w:ascii="宋体" w:hAnsi="宋体" w:eastAsia="宋体" w:cs="宋体"/>
            <w:sz w:val="24"/>
            <w:szCs w:val="24"/>
          </w:rPr>
          <w:drawing>
            <wp:inline distT="0" distB="0" distL="114300" distR="114300">
              <wp:extent cx="5400040" cy="2252980"/>
              <wp:effectExtent l="0" t="0" r="1016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5400040" cy="2252980"/>
                      </a:xfrm>
                      <a:prstGeom prst="rect">
                        <a:avLst/>
                      </a:prstGeom>
                      <a:noFill/>
                      <a:ln w="9525">
                        <a:noFill/>
                      </a:ln>
                    </pic:spPr>
                  </pic:pic>
                </a:graphicData>
              </a:graphic>
            </wp:inline>
          </w:drawing>
        </w:r>
      </w:ins>
      <w:ins w:id="150" w:author="光 高" w:date="2025-11-11T19:44:00Z">
        <w:del w:id="151" w:author="fish [2]" w:date="2025-11-26T19:15:30Z">
          <w:r>
            <w:rPr>
              <w:rFonts w:hint="eastAsia"/>
            </w:rPr>
            <w:drawing>
              <wp:inline distT="0" distB="0" distL="0" distR="0">
                <wp:extent cx="5274310" cy="2457450"/>
                <wp:effectExtent l="0" t="0" r="2540" b="0"/>
                <wp:docPr id="14787764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76465"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4310" cy="2457450"/>
                        </a:xfrm>
                        <a:prstGeom prst="rect">
                          <a:avLst/>
                        </a:prstGeom>
                        <a:noFill/>
                        <a:ln>
                          <a:noFill/>
                        </a:ln>
                      </pic:spPr>
                    </pic:pic>
                  </a:graphicData>
                </a:graphic>
              </wp:inline>
            </w:drawing>
          </w:r>
        </w:del>
      </w:ins>
    </w:p>
    <w:p w14:paraId="1871D3C2">
      <w:pPr>
        <w:jc w:val="center"/>
        <w:rPr>
          <w:rFonts w:hint="eastAsia"/>
        </w:rPr>
        <w:pPrChange w:id="154" w:author="fish [2]" w:date="2025-11-14T13:04:12Z">
          <w:pPr/>
        </w:pPrChange>
      </w:pPr>
      <w:ins w:id="155" w:author="毛毛妈" w:date="2025-11-12T16:25:00Z">
        <w:r>
          <w:rPr>
            <w:rFonts w:hint="eastAsia"/>
          </w:rPr>
          <w:t xml:space="preserve">图1 </w:t>
        </w:r>
      </w:ins>
      <w:r>
        <w:rPr>
          <w:rFonts w:hint="eastAsia"/>
        </w:rPr>
        <w:t>初始类图</w:t>
      </w:r>
    </w:p>
    <w:p w14:paraId="61D56AD1">
      <w:pPr>
        <w:pStyle w:val="3"/>
        <w:rPr>
          <w:rFonts w:hint="eastAsia"/>
        </w:rPr>
      </w:pPr>
      <w:bookmarkStart w:id="10" w:name="_Toc149848663"/>
      <w:r>
        <w:rPr>
          <w:rFonts w:hint="eastAsia"/>
        </w:rPr>
        <w:t>3、细化类图</w:t>
      </w:r>
      <w:bookmarkEnd w:id="10"/>
    </w:p>
    <w:p w14:paraId="536FB1FF">
      <w:pPr>
        <w:pStyle w:val="4"/>
        <w:rPr>
          <w:rFonts w:hint="eastAsia"/>
        </w:rPr>
      </w:pPr>
      <w:bookmarkStart w:id="11" w:name="_Toc149848664"/>
      <w:r>
        <w:rPr>
          <w:rFonts w:hint="eastAsia"/>
        </w:rPr>
        <w:t>3.1属性的识别</w:t>
      </w:r>
      <w:bookmarkEnd w:id="11"/>
    </w:p>
    <w:p w14:paraId="7F0C7287">
      <w:pPr>
        <w:spacing w:line="360" w:lineRule="auto"/>
        <w:jc w:val="left"/>
        <w:rPr>
          <w:rFonts w:hint="eastAsia" w:ascii="宋体" w:hAnsi="宋体" w:eastAsia="宋体"/>
          <w:szCs w:val="21"/>
        </w:rPr>
      </w:pPr>
      <w:r>
        <w:rPr>
          <w:rFonts w:hint="eastAsia" w:ascii="宋体" w:hAnsi="宋体" w:eastAsia="宋体"/>
          <w:szCs w:val="21"/>
        </w:rPr>
        <w:t>（注</w:t>
      </w:r>
      <w:r>
        <w:rPr>
          <w:rFonts w:ascii="宋体" w:hAnsi="宋体" w:eastAsia="宋体"/>
          <w:szCs w:val="21"/>
        </w:rPr>
        <w:t>：每个属性</w:t>
      </w:r>
      <w:r>
        <w:rPr>
          <w:rFonts w:hint="eastAsia" w:ascii="宋体" w:hAnsi="宋体" w:eastAsia="宋体"/>
          <w:szCs w:val="21"/>
        </w:rPr>
        <w:t>表中</w:t>
      </w:r>
      <w:r>
        <w:rPr>
          <w:rFonts w:ascii="宋体" w:hAnsi="宋体" w:eastAsia="宋体"/>
          <w:szCs w:val="21"/>
        </w:rPr>
        <w:t>的第一</w:t>
      </w:r>
      <w:r>
        <w:rPr>
          <w:rFonts w:hint="eastAsia" w:ascii="宋体" w:hAnsi="宋体" w:eastAsia="宋体"/>
          <w:szCs w:val="21"/>
        </w:rPr>
        <w:t>个</w:t>
      </w:r>
      <w:r>
        <w:rPr>
          <w:rFonts w:ascii="宋体" w:hAnsi="宋体" w:eastAsia="宋体"/>
          <w:szCs w:val="21"/>
        </w:rPr>
        <w:t>属性，</w:t>
      </w:r>
      <w:r>
        <w:rPr>
          <w:rFonts w:hint="eastAsia" w:ascii="宋体" w:hAnsi="宋体" w:eastAsia="宋体"/>
          <w:szCs w:val="21"/>
        </w:rPr>
        <w:t>作为</w:t>
      </w:r>
      <w:r>
        <w:rPr>
          <w:rFonts w:ascii="宋体" w:hAnsi="宋体" w:eastAsia="宋体"/>
          <w:szCs w:val="21"/>
        </w:rPr>
        <w:t>primary key）</w:t>
      </w:r>
    </w:p>
    <w:p w14:paraId="1B929EA7">
      <w:pPr>
        <w:spacing w:line="360" w:lineRule="auto"/>
        <w:jc w:val="left"/>
        <w:rPr>
          <w:rFonts w:hint="eastAsia" w:ascii="宋体" w:hAnsi="宋体" w:eastAsia="宋体"/>
          <w:b/>
          <w:bCs/>
          <w:szCs w:val="21"/>
        </w:rPr>
      </w:pPr>
      <w:r>
        <w:rPr>
          <w:rFonts w:ascii="宋体" w:hAnsi="宋体" w:eastAsia="宋体"/>
          <w:b/>
          <w:bCs/>
          <w:szCs w:val="21"/>
        </w:rPr>
        <w:t>类名：</w:t>
      </w:r>
      <w:r>
        <w:rPr>
          <w:rFonts w:hint="eastAsia" w:ascii="宋体" w:hAnsi="宋体" w:eastAsia="宋体"/>
          <w:b/>
          <w:bCs/>
          <w:szCs w:val="21"/>
        </w:rPr>
        <w:t>User</w:t>
      </w:r>
      <w:r>
        <w:rPr>
          <w:rFonts w:ascii="宋体" w:hAnsi="宋体" w:eastAsia="宋体"/>
          <w:b/>
          <w:bCs/>
          <w:szCs w:val="21"/>
        </w:rPr>
        <w:t>（</w:t>
      </w:r>
      <w:r>
        <w:rPr>
          <w:rFonts w:hint="eastAsia" w:ascii="宋体" w:hAnsi="宋体" w:eastAsia="宋体"/>
          <w:b/>
          <w:bCs/>
          <w:szCs w:val="21"/>
        </w:rPr>
        <w:t>用户</w:t>
      </w:r>
      <w:r>
        <w:rPr>
          <w:rFonts w:ascii="宋体" w:hAnsi="宋体" w:eastAsia="宋体"/>
          <w:b/>
          <w:bCs/>
          <w:szCs w:val="21"/>
        </w:rPr>
        <w:t>类）</w:t>
      </w:r>
    </w:p>
    <w:p w14:paraId="62DD3F03">
      <w:pPr>
        <w:spacing w:line="360" w:lineRule="auto"/>
        <w:jc w:val="left"/>
        <w:rPr>
          <w:rFonts w:hint="eastAsia"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3.1</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所示：</w:t>
      </w:r>
    </w:p>
    <w:p w14:paraId="5CC747D4">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 xml:space="preserve">.1 </w:t>
      </w:r>
      <w:r>
        <w:rPr>
          <w:rFonts w:hint="eastAsia" w:ascii="宋体" w:hAnsi="宋体" w:eastAsia="宋体"/>
          <w:szCs w:val="21"/>
        </w:rPr>
        <w:t>User</w:t>
      </w:r>
      <w:r>
        <w:rPr>
          <w:rFonts w:ascii="宋体" w:hAnsi="宋体" w:eastAsia="宋体"/>
          <w:szCs w:val="21"/>
        </w:rPr>
        <w:t>类属性表</w:t>
      </w:r>
    </w:p>
    <w:tbl>
      <w:tblPr>
        <w:tblStyle w:val="15"/>
        <w:tblW w:w="64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0A679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641B85E0">
            <w:pPr>
              <w:spacing w:line="360" w:lineRule="auto"/>
              <w:jc w:val="center"/>
              <w:rPr>
                <w:rFonts w:hint="eastAsia" w:ascii="宋体" w:hAnsi="宋体" w:eastAsia="宋体"/>
                <w:szCs w:val="21"/>
              </w:rPr>
            </w:pPr>
            <w:r>
              <w:rPr>
                <w:rFonts w:ascii="宋体" w:hAnsi="宋体" w:eastAsia="宋体"/>
                <w:szCs w:val="21"/>
              </w:rPr>
              <w:t>中文名</w:t>
            </w:r>
          </w:p>
        </w:tc>
        <w:tc>
          <w:tcPr>
            <w:tcW w:w="2277" w:type="dxa"/>
          </w:tcPr>
          <w:p w14:paraId="0EEBD7DE">
            <w:pPr>
              <w:spacing w:line="360" w:lineRule="auto"/>
              <w:jc w:val="center"/>
              <w:rPr>
                <w:rFonts w:hint="eastAsia" w:ascii="宋体" w:hAnsi="宋体" w:eastAsia="宋体"/>
                <w:szCs w:val="21"/>
              </w:rPr>
            </w:pPr>
            <w:r>
              <w:rPr>
                <w:rFonts w:ascii="宋体" w:hAnsi="宋体" w:eastAsia="宋体"/>
                <w:szCs w:val="21"/>
              </w:rPr>
              <w:t>英文名</w:t>
            </w:r>
          </w:p>
        </w:tc>
        <w:tc>
          <w:tcPr>
            <w:tcW w:w="2335" w:type="dxa"/>
          </w:tcPr>
          <w:p w14:paraId="08C50BEF">
            <w:pPr>
              <w:spacing w:line="360" w:lineRule="auto"/>
              <w:jc w:val="center"/>
              <w:rPr>
                <w:rFonts w:hint="eastAsia" w:ascii="宋体" w:hAnsi="宋体" w:eastAsia="宋体"/>
                <w:szCs w:val="21"/>
              </w:rPr>
            </w:pPr>
            <w:r>
              <w:rPr>
                <w:rFonts w:ascii="宋体" w:hAnsi="宋体" w:eastAsia="宋体"/>
                <w:szCs w:val="21"/>
              </w:rPr>
              <w:t>数据类型</w:t>
            </w:r>
          </w:p>
        </w:tc>
      </w:tr>
      <w:tr w14:paraId="2F411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2277B7F">
            <w:pPr>
              <w:spacing w:line="360" w:lineRule="auto"/>
              <w:jc w:val="center"/>
              <w:rPr>
                <w:rFonts w:hint="eastAsia" w:ascii="宋体" w:hAnsi="宋体" w:eastAsia="宋体"/>
                <w:szCs w:val="21"/>
              </w:rPr>
            </w:pPr>
            <w:r>
              <w:rPr>
                <w:rFonts w:ascii="宋体" w:hAnsi="宋体" w:eastAsia="宋体"/>
                <w:szCs w:val="21"/>
              </w:rPr>
              <w:t>用户ID</w:t>
            </w:r>
          </w:p>
        </w:tc>
        <w:tc>
          <w:tcPr>
            <w:tcW w:w="2277" w:type="dxa"/>
            <w:tcBorders>
              <w:top w:val="single" w:color="auto" w:sz="4" w:space="0"/>
              <w:left w:val="single" w:color="auto" w:sz="4" w:space="0"/>
              <w:bottom w:val="single" w:color="auto" w:sz="4" w:space="0"/>
              <w:right w:val="single" w:color="auto" w:sz="4" w:space="0"/>
            </w:tcBorders>
          </w:tcPr>
          <w:p w14:paraId="7FB987C2">
            <w:pPr>
              <w:spacing w:line="360" w:lineRule="auto"/>
              <w:jc w:val="center"/>
              <w:rPr>
                <w:rFonts w:hint="eastAsia" w:ascii="宋体" w:hAnsi="宋体" w:eastAsia="宋体"/>
                <w:szCs w:val="21"/>
              </w:rPr>
            </w:pPr>
            <w:r>
              <w:rPr>
                <w:rFonts w:ascii="宋体" w:hAnsi="宋体" w:eastAsia="宋体"/>
                <w:szCs w:val="21"/>
              </w:rPr>
              <w:t>userID</w:t>
            </w:r>
          </w:p>
        </w:tc>
        <w:tc>
          <w:tcPr>
            <w:tcW w:w="2335" w:type="dxa"/>
            <w:tcBorders>
              <w:top w:val="single" w:color="auto" w:sz="4" w:space="0"/>
              <w:left w:val="single" w:color="auto" w:sz="4" w:space="0"/>
              <w:bottom w:val="single" w:color="auto" w:sz="4" w:space="0"/>
              <w:right w:val="single" w:color="auto" w:sz="4" w:space="0"/>
            </w:tcBorders>
          </w:tcPr>
          <w:p w14:paraId="0B9A0867">
            <w:pPr>
              <w:spacing w:line="360" w:lineRule="auto"/>
              <w:jc w:val="center"/>
              <w:rPr>
                <w:rFonts w:hint="eastAsia" w:ascii="宋体" w:hAnsi="宋体" w:eastAsia="宋体"/>
                <w:szCs w:val="21"/>
              </w:rPr>
            </w:pPr>
            <w:r>
              <w:rPr>
                <w:rFonts w:hint="eastAsia" w:ascii="宋体" w:hAnsi="宋体" w:eastAsia="宋体"/>
                <w:szCs w:val="21"/>
              </w:rPr>
              <w:t>varchar</w:t>
            </w:r>
          </w:p>
        </w:tc>
      </w:tr>
      <w:tr w14:paraId="584AB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6E76B769">
            <w:pPr>
              <w:spacing w:line="360" w:lineRule="auto"/>
              <w:jc w:val="center"/>
              <w:rPr>
                <w:rFonts w:hint="eastAsia" w:ascii="宋体" w:hAnsi="宋体" w:eastAsia="宋体"/>
                <w:szCs w:val="21"/>
              </w:rPr>
            </w:pPr>
            <w:r>
              <w:rPr>
                <w:rFonts w:hint="eastAsia" w:ascii="宋体" w:hAnsi="宋体" w:eastAsia="宋体"/>
                <w:szCs w:val="21"/>
              </w:rPr>
              <w:t>登录密码</w:t>
            </w:r>
          </w:p>
        </w:tc>
        <w:tc>
          <w:tcPr>
            <w:tcW w:w="2277" w:type="dxa"/>
            <w:tcBorders>
              <w:top w:val="single" w:color="auto" w:sz="4" w:space="0"/>
              <w:left w:val="single" w:color="auto" w:sz="4" w:space="0"/>
              <w:bottom w:val="single" w:color="auto" w:sz="4" w:space="0"/>
              <w:right w:val="single" w:color="auto" w:sz="4" w:space="0"/>
            </w:tcBorders>
          </w:tcPr>
          <w:p w14:paraId="5B67304D">
            <w:pPr>
              <w:spacing w:line="360" w:lineRule="auto"/>
              <w:jc w:val="center"/>
              <w:rPr>
                <w:rFonts w:hint="eastAsia" w:ascii="宋体" w:hAnsi="宋体" w:eastAsia="宋体"/>
                <w:szCs w:val="21"/>
              </w:rPr>
            </w:pPr>
            <w:r>
              <w:rPr>
                <w:rFonts w:ascii="宋体" w:hAnsi="宋体" w:eastAsia="宋体"/>
                <w:szCs w:val="21"/>
              </w:rPr>
              <w:t>userPassword</w:t>
            </w:r>
          </w:p>
        </w:tc>
        <w:tc>
          <w:tcPr>
            <w:tcW w:w="2335" w:type="dxa"/>
            <w:tcBorders>
              <w:top w:val="single" w:color="auto" w:sz="4" w:space="0"/>
              <w:left w:val="single" w:color="auto" w:sz="4" w:space="0"/>
              <w:bottom w:val="single" w:color="auto" w:sz="4" w:space="0"/>
              <w:right w:val="single" w:color="auto" w:sz="4" w:space="0"/>
            </w:tcBorders>
          </w:tcPr>
          <w:p w14:paraId="20B4EF3D">
            <w:pPr>
              <w:spacing w:line="360" w:lineRule="auto"/>
              <w:jc w:val="center"/>
              <w:rPr>
                <w:rFonts w:hint="eastAsia" w:ascii="宋体" w:hAnsi="宋体" w:eastAsia="宋体"/>
                <w:szCs w:val="21"/>
              </w:rPr>
            </w:pPr>
            <w:r>
              <w:rPr>
                <w:rFonts w:ascii="宋体" w:hAnsi="宋体" w:eastAsia="宋体"/>
                <w:szCs w:val="21"/>
              </w:rPr>
              <w:t>varchar</w:t>
            </w:r>
          </w:p>
        </w:tc>
      </w:tr>
      <w:tr w14:paraId="190D3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337D926">
            <w:pPr>
              <w:spacing w:line="360" w:lineRule="auto"/>
              <w:jc w:val="center"/>
              <w:rPr>
                <w:rFonts w:hint="eastAsia" w:ascii="宋体" w:hAnsi="宋体" w:eastAsia="宋体"/>
                <w:szCs w:val="21"/>
              </w:rPr>
            </w:pPr>
            <w:r>
              <w:rPr>
                <w:rFonts w:hint="eastAsia" w:ascii="宋体" w:hAnsi="宋体" w:eastAsia="宋体"/>
                <w:szCs w:val="21"/>
              </w:rPr>
              <w:t>用户类型</w:t>
            </w:r>
          </w:p>
        </w:tc>
        <w:tc>
          <w:tcPr>
            <w:tcW w:w="2277" w:type="dxa"/>
            <w:tcBorders>
              <w:top w:val="single" w:color="auto" w:sz="4" w:space="0"/>
              <w:left w:val="single" w:color="auto" w:sz="4" w:space="0"/>
              <w:bottom w:val="single" w:color="auto" w:sz="4" w:space="0"/>
              <w:right w:val="single" w:color="auto" w:sz="4" w:space="0"/>
            </w:tcBorders>
          </w:tcPr>
          <w:p w14:paraId="00924CB8">
            <w:pPr>
              <w:spacing w:line="360" w:lineRule="auto"/>
              <w:jc w:val="center"/>
              <w:rPr>
                <w:rFonts w:hint="default" w:ascii="宋体" w:hAnsi="宋体" w:eastAsia="宋体"/>
                <w:szCs w:val="21"/>
                <w:lang w:val="en-US" w:eastAsia="zh-CN"/>
              </w:rPr>
            </w:pPr>
            <w:ins w:id="156" w:author="fish [2]" w:date="2025-11-14T12:34:08Z">
              <w:r>
                <w:rPr>
                  <w:rFonts w:hint="eastAsia" w:ascii="宋体" w:hAnsi="宋体" w:eastAsia="宋体"/>
                  <w:szCs w:val="21"/>
                  <w:lang w:val="en-US" w:eastAsia="zh-CN"/>
                </w:rPr>
                <w:t>U</w:t>
              </w:r>
            </w:ins>
            <w:ins w:id="157" w:author="fish [2]" w:date="2025-11-14T12:34:09Z">
              <w:r>
                <w:rPr>
                  <w:rFonts w:hint="eastAsia" w:ascii="宋体" w:hAnsi="宋体" w:eastAsia="宋体"/>
                  <w:szCs w:val="21"/>
                  <w:lang w:val="en-US" w:eastAsia="zh-CN"/>
                </w:rPr>
                <w:t>se</w:t>
              </w:r>
            </w:ins>
            <w:ins w:id="158" w:author="fish [2]" w:date="2025-11-14T12:34:10Z">
              <w:r>
                <w:rPr>
                  <w:rFonts w:hint="eastAsia" w:ascii="宋体" w:hAnsi="宋体" w:eastAsia="宋体"/>
                  <w:szCs w:val="21"/>
                  <w:lang w:val="en-US" w:eastAsia="zh-CN"/>
                </w:rPr>
                <w:t>r</w:t>
              </w:r>
            </w:ins>
            <w:ins w:id="159" w:author="fish [2]" w:date="2025-11-14T12:34:11Z">
              <w:r>
                <w:rPr>
                  <w:rFonts w:hint="eastAsia" w:ascii="宋体" w:hAnsi="宋体" w:eastAsia="宋体"/>
                  <w:szCs w:val="21"/>
                  <w:lang w:val="en-US" w:eastAsia="zh-CN"/>
                </w:rPr>
                <w:t>Type</w:t>
              </w:r>
            </w:ins>
          </w:p>
        </w:tc>
        <w:tc>
          <w:tcPr>
            <w:tcW w:w="2335" w:type="dxa"/>
            <w:tcBorders>
              <w:top w:val="single" w:color="auto" w:sz="4" w:space="0"/>
              <w:left w:val="single" w:color="auto" w:sz="4" w:space="0"/>
              <w:bottom w:val="single" w:color="auto" w:sz="4" w:space="0"/>
              <w:right w:val="single" w:color="auto" w:sz="4" w:space="0"/>
            </w:tcBorders>
          </w:tcPr>
          <w:p w14:paraId="0795CE05">
            <w:pPr>
              <w:spacing w:line="360" w:lineRule="auto"/>
              <w:jc w:val="center"/>
              <w:rPr>
                <w:rFonts w:hint="default" w:ascii="宋体" w:hAnsi="宋体" w:eastAsia="宋体"/>
                <w:szCs w:val="21"/>
                <w:lang w:val="en-US" w:eastAsia="zh-CN"/>
              </w:rPr>
            </w:pPr>
            <w:ins w:id="160" w:author="fish [2]" w:date="2025-11-14T12:34:13Z">
              <w:r>
                <w:rPr>
                  <w:rFonts w:hint="eastAsia" w:ascii="宋体" w:hAnsi="宋体" w:eastAsia="宋体"/>
                  <w:szCs w:val="21"/>
                  <w:lang w:val="en-US" w:eastAsia="zh-CN"/>
                </w:rPr>
                <w:t>var</w:t>
              </w:r>
            </w:ins>
            <w:ins w:id="161" w:author="fish [2]" w:date="2025-11-14T12:34:14Z">
              <w:r>
                <w:rPr>
                  <w:rFonts w:hint="eastAsia" w:ascii="宋体" w:hAnsi="宋体" w:eastAsia="宋体"/>
                  <w:szCs w:val="21"/>
                  <w:lang w:val="en-US" w:eastAsia="zh-CN"/>
                </w:rPr>
                <w:t>cha</w:t>
              </w:r>
            </w:ins>
            <w:ins w:id="162" w:author="fish [2]" w:date="2025-11-14T12:34:15Z">
              <w:r>
                <w:rPr>
                  <w:rFonts w:hint="eastAsia" w:ascii="宋体" w:hAnsi="宋体" w:eastAsia="宋体"/>
                  <w:szCs w:val="21"/>
                  <w:lang w:val="en-US" w:eastAsia="zh-CN"/>
                </w:rPr>
                <w:t>r</w:t>
              </w:r>
            </w:ins>
          </w:p>
        </w:tc>
      </w:tr>
    </w:tbl>
    <w:p w14:paraId="450ACF2B">
      <w:pPr>
        <w:spacing w:line="360" w:lineRule="auto"/>
        <w:rPr>
          <w:rFonts w:hint="eastAsia" w:ascii="宋体" w:hAnsi="宋体" w:eastAsia="宋体"/>
          <w:szCs w:val="21"/>
        </w:rPr>
      </w:pPr>
    </w:p>
    <w:p w14:paraId="4ABA88E0">
      <w:pPr>
        <w:spacing w:line="360" w:lineRule="auto"/>
        <w:jc w:val="left"/>
        <w:rPr>
          <w:rFonts w:hint="eastAsia" w:ascii="宋体" w:hAnsi="宋体"/>
          <w:b/>
          <w:bCs/>
          <w:szCs w:val="21"/>
        </w:rPr>
      </w:pPr>
      <w:r>
        <w:rPr>
          <w:rFonts w:ascii="宋体" w:hAnsi="宋体" w:eastAsia="宋体"/>
          <w:b/>
          <w:bCs/>
          <w:szCs w:val="21"/>
        </w:rPr>
        <w:t>类名：</w:t>
      </w:r>
      <w:commentRangeStart w:id="0"/>
      <w:commentRangeStart w:id="1"/>
      <w:commentRangeStart w:id="2"/>
      <w:commentRangeStart w:id="3"/>
      <w:r>
        <w:rPr>
          <w:rFonts w:hint="eastAsia" w:ascii="宋体" w:hAnsi="宋体" w:eastAsia="宋体"/>
          <w:b/>
          <w:bCs/>
          <w:szCs w:val="21"/>
        </w:rPr>
        <w:t>Administrator</w:t>
      </w:r>
      <w:r>
        <w:rPr>
          <w:rFonts w:ascii="宋体" w:hAnsi="宋体" w:eastAsia="宋体"/>
          <w:b/>
          <w:bCs/>
          <w:szCs w:val="21"/>
        </w:rPr>
        <w:t>（</w:t>
      </w:r>
      <w:r>
        <w:rPr>
          <w:rFonts w:hint="eastAsia" w:ascii="宋体" w:hAnsi="宋体" w:eastAsia="宋体"/>
          <w:b/>
          <w:bCs/>
          <w:szCs w:val="21"/>
        </w:rPr>
        <w:t>系统管理员</w:t>
      </w:r>
      <w:r>
        <w:rPr>
          <w:rFonts w:ascii="宋体" w:hAnsi="宋体" w:eastAsia="宋体"/>
          <w:b/>
          <w:bCs/>
          <w:szCs w:val="21"/>
        </w:rPr>
        <w:t>类）</w:t>
      </w:r>
      <w:commentRangeEnd w:id="0"/>
      <w:r>
        <w:rPr>
          <w:rStyle w:val="18"/>
        </w:rPr>
        <w:commentReference w:id="0"/>
      </w:r>
      <w:commentRangeEnd w:id="1"/>
      <w:r>
        <w:commentReference w:id="1"/>
      </w:r>
      <w:commentRangeEnd w:id="2"/>
      <w:r>
        <w:rPr>
          <w:rStyle w:val="18"/>
        </w:rPr>
        <w:commentReference w:id="2"/>
      </w:r>
      <w:commentRangeEnd w:id="3"/>
      <w:r>
        <w:commentReference w:id="3"/>
      </w:r>
    </w:p>
    <w:p w14:paraId="7121D48F">
      <w:pPr>
        <w:spacing w:line="360" w:lineRule="auto"/>
        <w:jc w:val="left"/>
        <w:rPr>
          <w:rFonts w:hint="eastAsia"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所示：</w:t>
      </w:r>
    </w:p>
    <w:p w14:paraId="39E47453">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 xml:space="preserve">.2 </w:t>
      </w:r>
      <w:r>
        <w:rPr>
          <w:rFonts w:hint="eastAsia" w:ascii="宋体" w:hAnsi="宋体" w:eastAsia="宋体"/>
          <w:szCs w:val="21"/>
        </w:rPr>
        <w:t>Administrator</w:t>
      </w:r>
      <w:r>
        <w:rPr>
          <w:rFonts w:ascii="宋体" w:hAnsi="宋体" w:eastAsia="宋体"/>
          <w:szCs w:val="21"/>
        </w:rPr>
        <w:t>类属性表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0E5B9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0C4F7018">
            <w:pPr>
              <w:spacing w:line="360" w:lineRule="auto"/>
              <w:jc w:val="center"/>
              <w:rPr>
                <w:rFonts w:hint="eastAsia" w:ascii="宋体" w:hAnsi="宋体" w:eastAsia="宋体"/>
                <w:szCs w:val="21"/>
              </w:rPr>
            </w:pPr>
            <w:r>
              <w:rPr>
                <w:rFonts w:ascii="宋体" w:hAnsi="宋体" w:eastAsia="宋体"/>
                <w:szCs w:val="21"/>
              </w:rPr>
              <w:t>中文名</w:t>
            </w:r>
          </w:p>
        </w:tc>
        <w:tc>
          <w:tcPr>
            <w:tcW w:w="2277" w:type="dxa"/>
          </w:tcPr>
          <w:p w14:paraId="5E8BF753">
            <w:pPr>
              <w:spacing w:line="360" w:lineRule="auto"/>
              <w:jc w:val="center"/>
              <w:rPr>
                <w:rFonts w:hint="eastAsia" w:ascii="宋体" w:hAnsi="宋体" w:eastAsia="宋体"/>
                <w:szCs w:val="21"/>
              </w:rPr>
            </w:pPr>
            <w:r>
              <w:rPr>
                <w:rFonts w:ascii="宋体" w:hAnsi="宋体" w:eastAsia="宋体"/>
                <w:szCs w:val="21"/>
              </w:rPr>
              <w:t>英文名</w:t>
            </w:r>
          </w:p>
        </w:tc>
        <w:tc>
          <w:tcPr>
            <w:tcW w:w="2335" w:type="dxa"/>
          </w:tcPr>
          <w:p w14:paraId="3A9C043E">
            <w:pPr>
              <w:spacing w:line="360" w:lineRule="auto"/>
              <w:jc w:val="center"/>
              <w:rPr>
                <w:rFonts w:hint="eastAsia" w:ascii="宋体" w:hAnsi="宋体" w:eastAsia="宋体"/>
                <w:szCs w:val="21"/>
              </w:rPr>
            </w:pPr>
            <w:r>
              <w:rPr>
                <w:rFonts w:ascii="宋体" w:hAnsi="宋体" w:eastAsia="宋体"/>
                <w:szCs w:val="21"/>
              </w:rPr>
              <w:t>数据类型</w:t>
            </w:r>
          </w:p>
        </w:tc>
      </w:tr>
      <w:tr w14:paraId="4222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Pr>
          <w:p w14:paraId="6AC5DB65">
            <w:pPr>
              <w:spacing w:line="360" w:lineRule="auto"/>
              <w:jc w:val="center"/>
              <w:rPr>
                <w:rFonts w:hint="eastAsia" w:ascii="宋体" w:hAnsi="宋体" w:eastAsia="宋体"/>
                <w:szCs w:val="21"/>
              </w:rPr>
            </w:pPr>
            <w:r>
              <w:rPr>
                <w:rFonts w:ascii="宋体" w:hAnsi="宋体" w:eastAsia="宋体"/>
                <w:szCs w:val="21"/>
              </w:rPr>
              <w:t>用户ID</w:t>
            </w:r>
          </w:p>
        </w:tc>
        <w:tc>
          <w:tcPr>
            <w:tcW w:w="2277" w:type="dxa"/>
          </w:tcPr>
          <w:p w14:paraId="437EA289">
            <w:pPr>
              <w:spacing w:line="360" w:lineRule="auto"/>
              <w:jc w:val="center"/>
              <w:rPr>
                <w:rFonts w:hint="eastAsia" w:ascii="宋体" w:hAnsi="宋体" w:eastAsia="宋体"/>
                <w:szCs w:val="21"/>
              </w:rPr>
            </w:pPr>
            <w:r>
              <w:rPr>
                <w:rFonts w:hint="eastAsia" w:ascii="宋体" w:hAnsi="宋体" w:eastAsia="宋体"/>
                <w:szCs w:val="21"/>
              </w:rPr>
              <w:t>U</w:t>
            </w:r>
            <w:r>
              <w:rPr>
                <w:rFonts w:ascii="宋体" w:hAnsi="宋体" w:eastAsia="宋体"/>
                <w:szCs w:val="21"/>
              </w:rPr>
              <w:t>serID</w:t>
            </w:r>
          </w:p>
        </w:tc>
        <w:tc>
          <w:tcPr>
            <w:tcW w:w="2335" w:type="dxa"/>
          </w:tcPr>
          <w:p w14:paraId="6C2E2A86">
            <w:pPr>
              <w:spacing w:line="360" w:lineRule="auto"/>
              <w:jc w:val="center"/>
              <w:rPr>
                <w:rFonts w:hint="eastAsia" w:ascii="宋体" w:hAnsi="宋体" w:eastAsia="宋体"/>
                <w:szCs w:val="21"/>
              </w:rPr>
            </w:pPr>
            <w:r>
              <w:rPr>
                <w:rFonts w:hint="eastAsia" w:ascii="宋体" w:hAnsi="宋体" w:eastAsia="宋体"/>
                <w:szCs w:val="21"/>
              </w:rPr>
              <w:t>varchar</w:t>
            </w:r>
          </w:p>
        </w:tc>
      </w:tr>
      <w:tr w14:paraId="237CB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Pr>
          <w:p w14:paraId="36D13770">
            <w:pPr>
              <w:spacing w:line="360" w:lineRule="auto"/>
              <w:jc w:val="center"/>
              <w:rPr>
                <w:rFonts w:hint="eastAsia" w:ascii="宋体" w:hAnsi="宋体" w:eastAsia="宋体"/>
                <w:szCs w:val="21"/>
              </w:rPr>
            </w:pPr>
            <w:r>
              <w:rPr>
                <w:rFonts w:hint="eastAsia" w:ascii="宋体" w:hAnsi="宋体" w:eastAsia="宋体"/>
                <w:szCs w:val="21"/>
              </w:rPr>
              <w:t>登录密码</w:t>
            </w:r>
          </w:p>
        </w:tc>
        <w:tc>
          <w:tcPr>
            <w:tcW w:w="2277" w:type="dxa"/>
          </w:tcPr>
          <w:p w14:paraId="13489729">
            <w:pPr>
              <w:spacing w:line="360" w:lineRule="auto"/>
              <w:jc w:val="center"/>
              <w:rPr>
                <w:rFonts w:hint="eastAsia" w:ascii="宋体" w:hAnsi="宋体" w:eastAsia="宋体"/>
                <w:szCs w:val="21"/>
              </w:rPr>
            </w:pPr>
            <w:r>
              <w:rPr>
                <w:rFonts w:hint="eastAsia" w:ascii="宋体" w:hAnsi="宋体" w:eastAsia="宋体"/>
                <w:szCs w:val="21"/>
              </w:rPr>
              <w:t>U</w:t>
            </w:r>
            <w:r>
              <w:rPr>
                <w:rFonts w:ascii="宋体" w:hAnsi="宋体" w:eastAsia="宋体"/>
                <w:szCs w:val="21"/>
              </w:rPr>
              <w:t>serPassword</w:t>
            </w:r>
          </w:p>
        </w:tc>
        <w:tc>
          <w:tcPr>
            <w:tcW w:w="2335" w:type="dxa"/>
          </w:tcPr>
          <w:p w14:paraId="62DBC0B5">
            <w:pPr>
              <w:spacing w:line="360" w:lineRule="auto"/>
              <w:jc w:val="center"/>
              <w:rPr>
                <w:rFonts w:hint="eastAsia" w:ascii="宋体" w:hAnsi="宋体" w:eastAsia="宋体"/>
                <w:szCs w:val="21"/>
              </w:rPr>
            </w:pPr>
            <w:r>
              <w:rPr>
                <w:rFonts w:ascii="宋体" w:hAnsi="宋体" w:eastAsia="宋体"/>
                <w:szCs w:val="21"/>
              </w:rPr>
              <w:t>varchar</w:t>
            </w:r>
          </w:p>
        </w:tc>
      </w:tr>
      <w:tr w14:paraId="3E8A9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Pr>
          <w:p w14:paraId="1A531602">
            <w:pPr>
              <w:spacing w:line="360" w:lineRule="auto"/>
              <w:jc w:val="center"/>
              <w:rPr>
                <w:rFonts w:hint="eastAsia" w:ascii="宋体" w:hAnsi="宋体" w:eastAsia="宋体"/>
                <w:szCs w:val="21"/>
              </w:rPr>
            </w:pPr>
            <w:r>
              <w:rPr>
                <w:rFonts w:hint="eastAsia" w:ascii="宋体" w:hAnsi="宋体" w:eastAsia="宋体"/>
                <w:szCs w:val="21"/>
              </w:rPr>
              <w:t>用户类型</w:t>
            </w:r>
          </w:p>
        </w:tc>
        <w:tc>
          <w:tcPr>
            <w:tcW w:w="2277" w:type="dxa"/>
            <w:shd w:val="clear" w:color="auto" w:fill="auto"/>
            <w:vAlign w:val="top"/>
          </w:tcPr>
          <w:p w14:paraId="007FF8F6">
            <w:pPr>
              <w:spacing w:line="360" w:lineRule="auto"/>
              <w:jc w:val="center"/>
              <w:rPr>
                <w:ins w:id="163" w:author="fish [2]" w:date="2025-11-14T12:36:09Z"/>
                <w:rFonts w:hint="eastAsia" w:ascii="宋体" w:hAnsi="宋体" w:eastAsia="宋体" w:cstheme="minorBidi"/>
                <w:kern w:val="2"/>
                <w:sz w:val="21"/>
                <w:szCs w:val="21"/>
                <w:lang w:val="en-US" w:eastAsia="zh-CN" w:bidi="ar-SA"/>
              </w:rPr>
            </w:pPr>
            <w:ins w:id="164" w:author="fish [2]" w:date="2025-11-14T12:36:09Z">
              <w:r>
                <w:rPr>
                  <w:rFonts w:hint="eastAsia" w:ascii="宋体" w:hAnsi="宋体" w:eastAsia="宋体"/>
                  <w:szCs w:val="21"/>
                  <w:lang w:val="en-US" w:eastAsia="zh-CN"/>
                </w:rPr>
                <w:t>UserType</w:t>
              </w:r>
            </w:ins>
          </w:p>
        </w:tc>
        <w:tc>
          <w:tcPr>
            <w:tcW w:w="2335" w:type="dxa"/>
            <w:shd w:val="clear" w:color="auto" w:fill="auto"/>
            <w:vAlign w:val="top"/>
          </w:tcPr>
          <w:p w14:paraId="487EAB9D">
            <w:pPr>
              <w:spacing w:line="360" w:lineRule="auto"/>
              <w:jc w:val="center"/>
              <w:rPr>
                <w:ins w:id="165" w:author="fish [2]" w:date="2025-11-14T12:36:09Z"/>
                <w:rFonts w:hint="default" w:ascii="宋体" w:hAnsi="宋体" w:eastAsia="宋体" w:cstheme="minorBidi"/>
                <w:kern w:val="2"/>
                <w:sz w:val="21"/>
                <w:szCs w:val="21"/>
                <w:lang w:val="en-US" w:eastAsia="zh-CN" w:bidi="ar-SA"/>
              </w:rPr>
            </w:pPr>
            <w:ins w:id="166" w:author="fish [2]" w:date="2025-11-14T12:36:09Z">
              <w:r>
                <w:rPr>
                  <w:rFonts w:hint="eastAsia" w:ascii="宋体" w:hAnsi="宋体" w:eastAsia="宋体"/>
                  <w:szCs w:val="21"/>
                  <w:lang w:val="en-US" w:eastAsia="zh-CN"/>
                </w:rPr>
                <w:t>varchar</w:t>
              </w:r>
            </w:ins>
          </w:p>
        </w:tc>
      </w:tr>
      <w:tr w14:paraId="1B274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Pr>
          <w:p w14:paraId="03982601">
            <w:pPr>
              <w:spacing w:line="360" w:lineRule="auto"/>
              <w:jc w:val="center"/>
              <w:rPr>
                <w:rFonts w:hint="eastAsia" w:ascii="宋体" w:hAnsi="宋体" w:eastAsia="宋体"/>
                <w:szCs w:val="21"/>
              </w:rPr>
            </w:pPr>
            <w:r>
              <w:rPr>
                <w:rFonts w:hint="eastAsia" w:ascii="宋体" w:hAnsi="宋体" w:eastAsia="宋体"/>
                <w:szCs w:val="21"/>
              </w:rPr>
              <w:t>用户名称</w:t>
            </w:r>
          </w:p>
        </w:tc>
        <w:tc>
          <w:tcPr>
            <w:tcW w:w="2277" w:type="dxa"/>
          </w:tcPr>
          <w:p w14:paraId="7EF6B88B">
            <w:pPr>
              <w:spacing w:line="360" w:lineRule="auto"/>
              <w:jc w:val="center"/>
              <w:rPr>
                <w:rFonts w:hint="eastAsia" w:ascii="宋体" w:hAnsi="宋体" w:eastAsia="宋体"/>
                <w:szCs w:val="21"/>
              </w:rPr>
            </w:pPr>
            <w:r>
              <w:rPr>
                <w:rFonts w:hint="eastAsia" w:ascii="宋体" w:hAnsi="宋体" w:eastAsia="宋体"/>
                <w:szCs w:val="21"/>
              </w:rPr>
              <w:t>UserName</w:t>
            </w:r>
          </w:p>
        </w:tc>
        <w:tc>
          <w:tcPr>
            <w:tcW w:w="2335" w:type="dxa"/>
          </w:tcPr>
          <w:p w14:paraId="5A12B7F0">
            <w:pPr>
              <w:spacing w:line="360" w:lineRule="auto"/>
              <w:jc w:val="center"/>
              <w:rPr>
                <w:rFonts w:hint="eastAsia" w:ascii="宋体" w:hAnsi="宋体" w:eastAsia="宋体"/>
                <w:szCs w:val="21"/>
              </w:rPr>
            </w:pPr>
            <w:r>
              <w:rPr>
                <w:rFonts w:hint="eastAsia" w:ascii="宋体" w:hAnsi="宋体" w:eastAsia="宋体"/>
                <w:szCs w:val="21"/>
              </w:rPr>
              <w:t>varchar</w:t>
            </w:r>
          </w:p>
        </w:tc>
      </w:tr>
      <w:tr w14:paraId="3EAF5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Pr>
          <w:p w14:paraId="4DD037E3">
            <w:pPr>
              <w:spacing w:line="360" w:lineRule="auto"/>
              <w:jc w:val="center"/>
              <w:rPr>
                <w:rFonts w:hint="eastAsia" w:ascii="宋体" w:hAnsi="宋体" w:eastAsia="宋体"/>
                <w:szCs w:val="21"/>
              </w:rPr>
            </w:pPr>
            <w:r>
              <w:rPr>
                <w:rFonts w:hint="eastAsia" w:ascii="宋体" w:hAnsi="宋体" w:eastAsia="宋体"/>
                <w:szCs w:val="21"/>
              </w:rPr>
              <w:t>手机号</w:t>
            </w:r>
          </w:p>
        </w:tc>
        <w:tc>
          <w:tcPr>
            <w:tcW w:w="2277" w:type="dxa"/>
          </w:tcPr>
          <w:p w14:paraId="47FCDB67">
            <w:pPr>
              <w:spacing w:line="360" w:lineRule="auto"/>
              <w:jc w:val="center"/>
              <w:rPr>
                <w:rFonts w:hint="eastAsia" w:ascii="宋体" w:hAnsi="宋体" w:eastAsia="宋体"/>
                <w:szCs w:val="21"/>
              </w:rPr>
            </w:pPr>
            <w:r>
              <w:rPr>
                <w:rFonts w:hint="eastAsia" w:ascii="宋体" w:hAnsi="宋体" w:eastAsia="宋体"/>
                <w:szCs w:val="21"/>
              </w:rPr>
              <w:t>PhoneNum</w:t>
            </w:r>
          </w:p>
        </w:tc>
        <w:tc>
          <w:tcPr>
            <w:tcW w:w="2335" w:type="dxa"/>
          </w:tcPr>
          <w:p w14:paraId="4A79D363">
            <w:pPr>
              <w:spacing w:line="360" w:lineRule="auto"/>
              <w:jc w:val="center"/>
              <w:rPr>
                <w:rFonts w:hint="eastAsia" w:ascii="宋体" w:hAnsi="宋体" w:eastAsia="宋体"/>
                <w:szCs w:val="21"/>
              </w:rPr>
            </w:pPr>
            <w:r>
              <w:rPr>
                <w:rFonts w:hint="eastAsia" w:ascii="宋体" w:hAnsi="宋体" w:eastAsia="宋体"/>
                <w:szCs w:val="21"/>
              </w:rPr>
              <w:t>varchar</w:t>
            </w:r>
          </w:p>
        </w:tc>
      </w:tr>
    </w:tbl>
    <w:p w14:paraId="6504113D">
      <w:pPr>
        <w:spacing w:line="360" w:lineRule="auto"/>
        <w:jc w:val="center"/>
        <w:rPr>
          <w:rFonts w:hint="eastAsia" w:ascii="宋体" w:hAnsi="宋体" w:eastAsia="宋体"/>
          <w:szCs w:val="21"/>
        </w:rPr>
      </w:pPr>
    </w:p>
    <w:p w14:paraId="7B87A7B5">
      <w:pPr>
        <w:spacing w:line="360" w:lineRule="auto"/>
        <w:jc w:val="left"/>
        <w:rPr>
          <w:rFonts w:hint="eastAsia" w:ascii="宋体" w:hAnsi="宋体" w:eastAsia="宋体"/>
          <w:b/>
          <w:bCs/>
          <w:szCs w:val="21"/>
        </w:rPr>
      </w:pPr>
      <w:r>
        <w:rPr>
          <w:rFonts w:ascii="宋体" w:hAnsi="宋体" w:eastAsia="宋体"/>
          <w:b/>
          <w:bCs/>
          <w:szCs w:val="21"/>
        </w:rPr>
        <w:t>类名：</w:t>
      </w:r>
      <w:r>
        <w:rPr>
          <w:rFonts w:hint="eastAsia" w:ascii="宋体" w:hAnsi="宋体" w:eastAsia="宋体"/>
          <w:b/>
          <w:bCs/>
          <w:szCs w:val="21"/>
        </w:rPr>
        <w:t>Ordinary</w:t>
      </w:r>
      <w:r>
        <w:rPr>
          <w:rFonts w:ascii="宋体" w:hAnsi="宋体" w:eastAsia="宋体"/>
          <w:b/>
          <w:bCs/>
          <w:szCs w:val="21"/>
        </w:rPr>
        <w:t>User（</w:t>
      </w:r>
      <w:r>
        <w:rPr>
          <w:rFonts w:hint="eastAsia" w:ascii="宋体" w:hAnsi="宋体" w:eastAsia="宋体"/>
          <w:b/>
          <w:bCs/>
          <w:szCs w:val="21"/>
        </w:rPr>
        <w:t>普通</w:t>
      </w:r>
      <w:r>
        <w:rPr>
          <w:rFonts w:ascii="宋体" w:hAnsi="宋体" w:eastAsia="宋体"/>
          <w:b/>
          <w:bCs/>
          <w:szCs w:val="21"/>
        </w:rPr>
        <w:t>用户类）</w:t>
      </w:r>
    </w:p>
    <w:p w14:paraId="1E39BB99">
      <w:pPr>
        <w:spacing w:line="360" w:lineRule="auto"/>
        <w:jc w:val="left"/>
        <w:rPr>
          <w:rFonts w:hint="eastAsia"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r>
        <w:rPr>
          <w:rFonts w:hint="eastAsia" w:ascii="宋体" w:hAnsi="宋体" w:eastAsia="宋体"/>
          <w:b/>
          <w:bCs/>
          <w:szCs w:val="21"/>
        </w:rPr>
        <w:t>3</w:t>
      </w:r>
      <w:r>
        <w:rPr>
          <w:rFonts w:ascii="宋体" w:hAnsi="宋体" w:eastAsia="宋体"/>
          <w:b/>
          <w:bCs/>
          <w:szCs w:val="21"/>
        </w:rPr>
        <w:t>所示：</w:t>
      </w:r>
    </w:p>
    <w:p w14:paraId="27DEA557">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w:t>
      </w:r>
      <w:r>
        <w:rPr>
          <w:rFonts w:hint="eastAsia" w:ascii="宋体" w:hAnsi="宋体" w:eastAsia="宋体"/>
          <w:szCs w:val="21"/>
        </w:rPr>
        <w:t>3</w:t>
      </w:r>
      <w:r>
        <w:rPr>
          <w:rFonts w:ascii="宋体" w:hAnsi="宋体" w:eastAsia="宋体"/>
          <w:szCs w:val="21"/>
        </w:rPr>
        <w:t xml:space="preserve"> </w:t>
      </w:r>
      <w:r>
        <w:rPr>
          <w:rFonts w:hint="eastAsia" w:ascii="宋体" w:hAnsi="宋体" w:eastAsia="宋体"/>
          <w:szCs w:val="21"/>
        </w:rPr>
        <w:t>Ordinary</w:t>
      </w:r>
      <w:r>
        <w:rPr>
          <w:rFonts w:ascii="宋体" w:hAnsi="宋体" w:eastAsia="宋体"/>
          <w:szCs w:val="21"/>
        </w:rPr>
        <w:t>User类属性表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7"/>
        <w:gridCol w:w="2611"/>
        <w:gridCol w:w="1766"/>
      </w:tblGrid>
      <w:tr w14:paraId="04CCE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7" w:type="dxa"/>
          </w:tcPr>
          <w:p w14:paraId="2379BC65">
            <w:pPr>
              <w:spacing w:line="360" w:lineRule="auto"/>
              <w:jc w:val="center"/>
              <w:rPr>
                <w:rFonts w:hint="eastAsia" w:ascii="宋体" w:hAnsi="宋体" w:eastAsia="宋体"/>
                <w:szCs w:val="21"/>
              </w:rPr>
            </w:pPr>
            <w:r>
              <w:rPr>
                <w:rFonts w:ascii="宋体" w:hAnsi="宋体" w:eastAsia="宋体"/>
                <w:szCs w:val="21"/>
              </w:rPr>
              <w:t>中文名</w:t>
            </w:r>
          </w:p>
        </w:tc>
        <w:tc>
          <w:tcPr>
            <w:tcW w:w="2611" w:type="dxa"/>
          </w:tcPr>
          <w:p w14:paraId="103D349A">
            <w:pPr>
              <w:spacing w:line="360" w:lineRule="auto"/>
              <w:jc w:val="center"/>
              <w:rPr>
                <w:rFonts w:hint="eastAsia" w:ascii="宋体" w:hAnsi="宋体" w:eastAsia="宋体"/>
                <w:szCs w:val="21"/>
              </w:rPr>
            </w:pPr>
            <w:r>
              <w:rPr>
                <w:rFonts w:ascii="宋体" w:hAnsi="宋体" w:eastAsia="宋体"/>
                <w:szCs w:val="21"/>
              </w:rPr>
              <w:t>英文名</w:t>
            </w:r>
          </w:p>
        </w:tc>
        <w:tc>
          <w:tcPr>
            <w:tcW w:w="1766" w:type="dxa"/>
          </w:tcPr>
          <w:p w14:paraId="1717BD7B">
            <w:pPr>
              <w:spacing w:line="360" w:lineRule="auto"/>
              <w:jc w:val="center"/>
              <w:rPr>
                <w:rFonts w:hint="eastAsia" w:ascii="宋体" w:hAnsi="宋体" w:eastAsia="宋体"/>
                <w:szCs w:val="21"/>
              </w:rPr>
            </w:pPr>
            <w:r>
              <w:rPr>
                <w:rFonts w:ascii="宋体" w:hAnsi="宋体" w:eastAsia="宋体"/>
                <w:szCs w:val="21"/>
              </w:rPr>
              <w:t>数据类型</w:t>
            </w:r>
          </w:p>
        </w:tc>
      </w:tr>
      <w:tr w14:paraId="37D5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42D69052">
            <w:pPr>
              <w:spacing w:line="360" w:lineRule="auto"/>
              <w:jc w:val="center"/>
              <w:rPr>
                <w:rFonts w:hint="eastAsia" w:ascii="宋体" w:hAnsi="宋体" w:eastAsia="宋体"/>
                <w:szCs w:val="21"/>
              </w:rPr>
            </w:pPr>
            <w:r>
              <w:rPr>
                <w:rFonts w:ascii="宋体" w:hAnsi="宋体" w:eastAsia="宋体"/>
                <w:szCs w:val="21"/>
              </w:rPr>
              <w:t>用户ID</w:t>
            </w:r>
          </w:p>
        </w:tc>
        <w:tc>
          <w:tcPr>
            <w:tcW w:w="2611" w:type="dxa"/>
          </w:tcPr>
          <w:p w14:paraId="3C6B7594">
            <w:pPr>
              <w:spacing w:line="360" w:lineRule="auto"/>
              <w:jc w:val="center"/>
              <w:rPr>
                <w:rFonts w:hint="eastAsia" w:ascii="宋体" w:hAnsi="宋体" w:eastAsia="宋体"/>
                <w:szCs w:val="21"/>
              </w:rPr>
            </w:pPr>
            <w:r>
              <w:rPr>
                <w:rFonts w:hint="eastAsia" w:ascii="宋体" w:hAnsi="宋体" w:eastAsia="宋体"/>
                <w:szCs w:val="21"/>
              </w:rPr>
              <w:t>U</w:t>
            </w:r>
            <w:r>
              <w:rPr>
                <w:rFonts w:ascii="宋体" w:hAnsi="宋体" w:eastAsia="宋体"/>
                <w:szCs w:val="21"/>
              </w:rPr>
              <w:t>serID</w:t>
            </w:r>
          </w:p>
        </w:tc>
        <w:tc>
          <w:tcPr>
            <w:tcW w:w="1766" w:type="dxa"/>
          </w:tcPr>
          <w:p w14:paraId="018A75CD">
            <w:pPr>
              <w:spacing w:line="360" w:lineRule="auto"/>
              <w:jc w:val="center"/>
              <w:rPr>
                <w:rFonts w:hint="eastAsia" w:ascii="宋体" w:hAnsi="宋体" w:eastAsia="宋体"/>
                <w:szCs w:val="21"/>
              </w:rPr>
            </w:pPr>
            <w:r>
              <w:rPr>
                <w:rFonts w:hint="eastAsia" w:ascii="宋体" w:hAnsi="宋体" w:eastAsia="宋体"/>
                <w:szCs w:val="21"/>
              </w:rPr>
              <w:t>varchar</w:t>
            </w:r>
          </w:p>
        </w:tc>
      </w:tr>
      <w:tr w14:paraId="2719F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260F6B05">
            <w:pPr>
              <w:spacing w:line="360" w:lineRule="auto"/>
              <w:jc w:val="center"/>
              <w:rPr>
                <w:rFonts w:hint="eastAsia" w:ascii="宋体" w:hAnsi="宋体" w:eastAsia="宋体"/>
                <w:szCs w:val="21"/>
              </w:rPr>
            </w:pPr>
            <w:r>
              <w:rPr>
                <w:rFonts w:ascii="宋体" w:hAnsi="宋体" w:eastAsia="宋体"/>
                <w:szCs w:val="21"/>
              </w:rPr>
              <w:t>登录密码</w:t>
            </w:r>
          </w:p>
        </w:tc>
        <w:tc>
          <w:tcPr>
            <w:tcW w:w="2611" w:type="dxa"/>
          </w:tcPr>
          <w:p w14:paraId="38896733">
            <w:pPr>
              <w:spacing w:line="360" w:lineRule="auto"/>
              <w:jc w:val="center"/>
              <w:rPr>
                <w:rFonts w:hint="eastAsia" w:ascii="宋体" w:hAnsi="宋体" w:eastAsia="宋体"/>
                <w:szCs w:val="21"/>
              </w:rPr>
            </w:pPr>
            <w:r>
              <w:rPr>
                <w:rFonts w:hint="eastAsia" w:ascii="宋体" w:hAnsi="宋体" w:eastAsia="宋体"/>
                <w:szCs w:val="21"/>
              </w:rPr>
              <w:t>U</w:t>
            </w:r>
            <w:r>
              <w:rPr>
                <w:rFonts w:ascii="宋体" w:hAnsi="宋体" w:eastAsia="宋体"/>
                <w:szCs w:val="21"/>
              </w:rPr>
              <w:t>serPassword</w:t>
            </w:r>
          </w:p>
        </w:tc>
        <w:tc>
          <w:tcPr>
            <w:tcW w:w="1766" w:type="dxa"/>
          </w:tcPr>
          <w:p w14:paraId="0A48D4D7">
            <w:pPr>
              <w:spacing w:line="360" w:lineRule="auto"/>
              <w:jc w:val="center"/>
              <w:rPr>
                <w:rFonts w:hint="eastAsia" w:ascii="宋体" w:hAnsi="宋体" w:eastAsia="宋体"/>
                <w:szCs w:val="21"/>
              </w:rPr>
            </w:pPr>
            <w:r>
              <w:rPr>
                <w:rFonts w:hint="eastAsia" w:ascii="宋体" w:hAnsi="宋体" w:eastAsia="宋体"/>
                <w:szCs w:val="21"/>
              </w:rPr>
              <w:t>v</w:t>
            </w:r>
            <w:r>
              <w:rPr>
                <w:rFonts w:ascii="宋体" w:hAnsi="宋体" w:eastAsia="宋体"/>
                <w:szCs w:val="21"/>
              </w:rPr>
              <w:t>archar</w:t>
            </w:r>
          </w:p>
        </w:tc>
      </w:tr>
      <w:tr w14:paraId="3AF2F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1B0577D9">
            <w:pPr>
              <w:spacing w:line="360" w:lineRule="auto"/>
              <w:jc w:val="center"/>
              <w:rPr>
                <w:rFonts w:ascii="宋体" w:hAnsi="宋体" w:eastAsia="宋体"/>
                <w:szCs w:val="21"/>
              </w:rPr>
            </w:pPr>
            <w:r>
              <w:rPr>
                <w:rFonts w:hint="eastAsia" w:ascii="宋体" w:hAnsi="宋体" w:eastAsia="宋体"/>
                <w:szCs w:val="21"/>
              </w:rPr>
              <w:t>用户类型</w:t>
            </w:r>
          </w:p>
        </w:tc>
        <w:tc>
          <w:tcPr>
            <w:tcW w:w="2611" w:type="dxa"/>
            <w:shd w:val="clear" w:color="auto" w:fill="auto"/>
            <w:vAlign w:val="top"/>
          </w:tcPr>
          <w:p w14:paraId="3BD37422">
            <w:pPr>
              <w:spacing w:line="360" w:lineRule="auto"/>
              <w:jc w:val="center"/>
              <w:rPr>
                <w:ins w:id="167" w:author="fish [2]" w:date="2025-11-14T12:36:11Z"/>
                <w:rFonts w:hint="eastAsia" w:ascii="宋体" w:hAnsi="宋体" w:eastAsia="宋体" w:cstheme="minorBidi"/>
                <w:kern w:val="2"/>
                <w:sz w:val="21"/>
                <w:szCs w:val="21"/>
                <w:lang w:val="en-US" w:eastAsia="zh-CN" w:bidi="ar-SA"/>
              </w:rPr>
            </w:pPr>
            <w:ins w:id="168" w:author="fish [2]" w:date="2025-11-14T12:36:11Z">
              <w:r>
                <w:rPr>
                  <w:rFonts w:hint="eastAsia" w:ascii="宋体" w:hAnsi="宋体" w:eastAsia="宋体"/>
                  <w:szCs w:val="21"/>
                  <w:lang w:val="en-US" w:eastAsia="zh-CN"/>
                </w:rPr>
                <w:t>UserType</w:t>
              </w:r>
            </w:ins>
          </w:p>
        </w:tc>
        <w:tc>
          <w:tcPr>
            <w:tcW w:w="1766" w:type="dxa"/>
            <w:shd w:val="clear" w:color="auto" w:fill="auto"/>
            <w:vAlign w:val="top"/>
          </w:tcPr>
          <w:p w14:paraId="3A1B0DF3">
            <w:pPr>
              <w:spacing w:line="360" w:lineRule="auto"/>
              <w:jc w:val="center"/>
              <w:rPr>
                <w:ins w:id="169" w:author="fish [2]" w:date="2025-11-14T12:36:11Z"/>
                <w:rFonts w:hint="eastAsia" w:ascii="宋体" w:hAnsi="宋体" w:eastAsia="宋体" w:cstheme="minorBidi"/>
                <w:kern w:val="2"/>
                <w:sz w:val="21"/>
                <w:szCs w:val="21"/>
                <w:lang w:val="en-US" w:eastAsia="zh-CN" w:bidi="ar-SA"/>
              </w:rPr>
            </w:pPr>
            <w:ins w:id="170" w:author="fish [2]" w:date="2025-11-14T12:36:11Z">
              <w:r>
                <w:rPr>
                  <w:rFonts w:hint="eastAsia" w:ascii="宋体" w:hAnsi="宋体" w:eastAsia="宋体"/>
                  <w:szCs w:val="21"/>
                  <w:lang w:val="en-US" w:eastAsia="zh-CN"/>
                </w:rPr>
                <w:t>varchar</w:t>
              </w:r>
            </w:ins>
          </w:p>
        </w:tc>
      </w:tr>
      <w:tr w14:paraId="6CAD6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2922D7A3">
            <w:pPr>
              <w:spacing w:line="360" w:lineRule="auto"/>
              <w:jc w:val="center"/>
              <w:rPr>
                <w:rFonts w:hint="eastAsia" w:ascii="宋体" w:hAnsi="宋体" w:eastAsia="宋体"/>
                <w:szCs w:val="21"/>
              </w:rPr>
            </w:pPr>
            <w:r>
              <w:rPr>
                <w:rFonts w:hint="eastAsia" w:ascii="宋体" w:hAnsi="宋体" w:eastAsia="宋体"/>
                <w:szCs w:val="21"/>
              </w:rPr>
              <w:t>用户名称</w:t>
            </w:r>
          </w:p>
        </w:tc>
        <w:tc>
          <w:tcPr>
            <w:tcW w:w="2611" w:type="dxa"/>
          </w:tcPr>
          <w:p w14:paraId="38B762E1">
            <w:pPr>
              <w:spacing w:line="360" w:lineRule="auto"/>
              <w:jc w:val="center"/>
              <w:rPr>
                <w:rFonts w:hint="eastAsia" w:ascii="宋体" w:hAnsi="宋体" w:eastAsia="宋体"/>
                <w:szCs w:val="21"/>
              </w:rPr>
            </w:pPr>
            <w:r>
              <w:rPr>
                <w:rFonts w:hint="eastAsia" w:ascii="宋体" w:hAnsi="宋体" w:eastAsia="宋体"/>
                <w:szCs w:val="21"/>
              </w:rPr>
              <w:t>UserName</w:t>
            </w:r>
          </w:p>
        </w:tc>
        <w:tc>
          <w:tcPr>
            <w:tcW w:w="1766" w:type="dxa"/>
          </w:tcPr>
          <w:p w14:paraId="6E592355">
            <w:pPr>
              <w:spacing w:line="360" w:lineRule="auto"/>
              <w:jc w:val="center"/>
              <w:rPr>
                <w:rFonts w:hint="eastAsia" w:ascii="宋体" w:hAnsi="宋体" w:eastAsia="宋体"/>
                <w:szCs w:val="21"/>
              </w:rPr>
            </w:pPr>
            <w:r>
              <w:rPr>
                <w:rFonts w:hint="eastAsia" w:ascii="宋体" w:hAnsi="宋体" w:eastAsia="宋体"/>
                <w:szCs w:val="21"/>
              </w:rPr>
              <w:t>varchar</w:t>
            </w:r>
          </w:p>
        </w:tc>
      </w:tr>
      <w:tr w14:paraId="06D7A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542E881A">
            <w:pPr>
              <w:spacing w:line="360" w:lineRule="auto"/>
              <w:jc w:val="center"/>
              <w:rPr>
                <w:rFonts w:hint="eastAsia" w:ascii="宋体" w:hAnsi="宋体" w:eastAsia="宋体"/>
                <w:szCs w:val="21"/>
              </w:rPr>
            </w:pPr>
            <w:r>
              <w:rPr>
                <w:rFonts w:hint="eastAsia" w:ascii="宋体" w:hAnsi="宋体" w:eastAsia="宋体"/>
                <w:szCs w:val="21"/>
              </w:rPr>
              <w:t>性别</w:t>
            </w:r>
          </w:p>
        </w:tc>
        <w:tc>
          <w:tcPr>
            <w:tcW w:w="2611" w:type="dxa"/>
          </w:tcPr>
          <w:p w14:paraId="18283F44">
            <w:pPr>
              <w:spacing w:line="360" w:lineRule="auto"/>
              <w:jc w:val="center"/>
              <w:rPr>
                <w:rFonts w:hint="eastAsia" w:ascii="宋体" w:hAnsi="宋体" w:eastAsia="宋体"/>
                <w:szCs w:val="21"/>
              </w:rPr>
            </w:pPr>
            <w:r>
              <w:rPr>
                <w:rFonts w:hint="eastAsia" w:ascii="宋体" w:hAnsi="宋体" w:eastAsia="宋体"/>
                <w:szCs w:val="21"/>
              </w:rPr>
              <w:t>G</w:t>
            </w:r>
            <w:r>
              <w:rPr>
                <w:rFonts w:ascii="宋体" w:hAnsi="宋体" w:eastAsia="宋体"/>
                <w:szCs w:val="21"/>
              </w:rPr>
              <w:t>ender</w:t>
            </w:r>
          </w:p>
        </w:tc>
        <w:tc>
          <w:tcPr>
            <w:tcW w:w="1766" w:type="dxa"/>
          </w:tcPr>
          <w:p w14:paraId="5B0FC3CE">
            <w:pPr>
              <w:spacing w:line="360" w:lineRule="auto"/>
              <w:jc w:val="center"/>
              <w:rPr>
                <w:rFonts w:hint="eastAsia" w:ascii="宋体" w:hAnsi="宋体" w:eastAsia="宋体"/>
                <w:szCs w:val="21"/>
              </w:rPr>
            </w:pPr>
            <w:r>
              <w:rPr>
                <w:rFonts w:hint="eastAsia" w:ascii="宋体" w:hAnsi="宋体" w:eastAsia="宋体"/>
                <w:szCs w:val="21"/>
              </w:rPr>
              <w:t>v</w:t>
            </w:r>
            <w:r>
              <w:rPr>
                <w:rFonts w:ascii="宋体" w:hAnsi="宋体" w:eastAsia="宋体"/>
                <w:szCs w:val="21"/>
              </w:rPr>
              <w:t>archar</w:t>
            </w:r>
          </w:p>
        </w:tc>
      </w:tr>
      <w:tr w14:paraId="16875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1A3648EA">
            <w:pPr>
              <w:spacing w:line="360" w:lineRule="auto"/>
              <w:jc w:val="center"/>
              <w:rPr>
                <w:rFonts w:hint="eastAsia" w:ascii="宋体" w:hAnsi="宋体" w:eastAsia="宋体"/>
                <w:szCs w:val="21"/>
              </w:rPr>
            </w:pPr>
            <w:r>
              <w:rPr>
                <w:rFonts w:hint="eastAsia" w:ascii="宋体" w:hAnsi="宋体" w:eastAsia="宋体"/>
                <w:szCs w:val="21"/>
              </w:rPr>
              <w:t>手机号</w:t>
            </w:r>
          </w:p>
        </w:tc>
        <w:tc>
          <w:tcPr>
            <w:tcW w:w="2611" w:type="dxa"/>
          </w:tcPr>
          <w:p w14:paraId="2F97F660">
            <w:pPr>
              <w:spacing w:line="360" w:lineRule="auto"/>
              <w:jc w:val="center"/>
              <w:rPr>
                <w:rFonts w:hint="eastAsia" w:ascii="宋体" w:hAnsi="宋体" w:eastAsia="宋体"/>
                <w:szCs w:val="21"/>
              </w:rPr>
            </w:pPr>
            <w:r>
              <w:rPr>
                <w:rFonts w:hint="eastAsia" w:ascii="宋体" w:hAnsi="宋体" w:eastAsia="宋体"/>
                <w:szCs w:val="21"/>
              </w:rPr>
              <w:t>PhoneNum</w:t>
            </w:r>
          </w:p>
        </w:tc>
        <w:tc>
          <w:tcPr>
            <w:tcW w:w="1766" w:type="dxa"/>
          </w:tcPr>
          <w:p w14:paraId="73D391A5">
            <w:pPr>
              <w:spacing w:line="360" w:lineRule="auto"/>
              <w:jc w:val="center"/>
              <w:rPr>
                <w:rFonts w:hint="eastAsia" w:ascii="宋体" w:hAnsi="宋体" w:eastAsia="宋体"/>
                <w:szCs w:val="21"/>
              </w:rPr>
            </w:pPr>
            <w:r>
              <w:rPr>
                <w:rFonts w:hint="eastAsia" w:ascii="宋体" w:hAnsi="宋体" w:eastAsia="宋体"/>
                <w:szCs w:val="21"/>
              </w:rPr>
              <w:t>varchar</w:t>
            </w:r>
          </w:p>
        </w:tc>
      </w:tr>
    </w:tbl>
    <w:p w14:paraId="2EFAFFB0">
      <w:pPr>
        <w:spacing w:line="360" w:lineRule="auto"/>
        <w:rPr>
          <w:ins w:id="171" w:author="fish [2]" w:date="2025-11-15T21:34:21Z"/>
          <w:rFonts w:hint="eastAsia" w:ascii="宋体" w:hAnsi="宋体" w:eastAsia="宋体"/>
          <w:szCs w:val="21"/>
        </w:rPr>
      </w:pPr>
    </w:p>
    <w:p w14:paraId="1628828D">
      <w:pPr>
        <w:spacing w:line="360" w:lineRule="auto"/>
        <w:jc w:val="left"/>
        <w:rPr>
          <w:ins w:id="172" w:author="fish [2]" w:date="2025-11-15T21:34:23Z"/>
          <w:rFonts w:hint="eastAsia" w:ascii="宋体" w:hAnsi="宋体"/>
          <w:b/>
          <w:bCs/>
          <w:szCs w:val="21"/>
        </w:rPr>
      </w:pPr>
      <w:ins w:id="173" w:author="fish [2]" w:date="2025-11-15T21:34:23Z">
        <w:r>
          <w:rPr>
            <w:rFonts w:ascii="宋体" w:hAnsi="宋体" w:eastAsia="宋体"/>
            <w:b/>
            <w:bCs/>
            <w:szCs w:val="21"/>
          </w:rPr>
          <w:t>类名：</w:t>
        </w:r>
      </w:ins>
      <w:ins w:id="174" w:author="fish [2]" w:date="2025-11-15T21:34:37Z">
        <w:r>
          <w:rPr>
            <w:rFonts w:hint="eastAsia" w:ascii="宋体" w:hAnsi="宋体" w:eastAsia="宋体"/>
            <w:b/>
            <w:bCs/>
            <w:szCs w:val="21"/>
            <w:lang w:val="en-US" w:eastAsia="zh-CN"/>
          </w:rPr>
          <w:t>Stadium</w:t>
        </w:r>
      </w:ins>
      <w:ins w:id="175" w:author="fish [2]" w:date="2025-11-15T21:34:23Z">
        <w:r>
          <w:rPr>
            <w:rFonts w:hint="eastAsia" w:ascii="宋体" w:hAnsi="宋体" w:eastAsia="宋体"/>
            <w:b/>
            <w:bCs/>
            <w:szCs w:val="21"/>
          </w:rPr>
          <w:t>Administrator</w:t>
        </w:r>
      </w:ins>
      <w:ins w:id="176" w:author="fish [2]" w:date="2025-11-15T21:34:23Z">
        <w:r>
          <w:rPr>
            <w:rFonts w:ascii="宋体" w:hAnsi="宋体" w:eastAsia="宋体"/>
            <w:b/>
            <w:bCs/>
            <w:szCs w:val="21"/>
          </w:rPr>
          <w:t>（</w:t>
        </w:r>
      </w:ins>
      <w:ins w:id="177" w:author="fish [2]" w:date="2025-11-15T21:34:44Z">
        <w:r>
          <w:rPr>
            <w:rFonts w:hint="eastAsia" w:ascii="宋体" w:hAnsi="宋体" w:eastAsia="宋体"/>
            <w:b/>
            <w:bCs/>
            <w:szCs w:val="21"/>
            <w:lang w:val="en-US" w:eastAsia="zh-CN"/>
          </w:rPr>
          <w:t>场馆</w:t>
        </w:r>
      </w:ins>
      <w:ins w:id="178" w:author="fish [2]" w:date="2025-11-15T21:34:23Z">
        <w:r>
          <w:rPr>
            <w:rFonts w:hint="eastAsia" w:ascii="宋体" w:hAnsi="宋体" w:eastAsia="宋体"/>
            <w:b/>
            <w:bCs/>
            <w:szCs w:val="21"/>
          </w:rPr>
          <w:t>管理员</w:t>
        </w:r>
      </w:ins>
      <w:ins w:id="179" w:author="fish [2]" w:date="2025-11-15T21:34:23Z">
        <w:r>
          <w:rPr>
            <w:rFonts w:ascii="宋体" w:hAnsi="宋体" w:eastAsia="宋体"/>
            <w:b/>
            <w:bCs/>
            <w:szCs w:val="21"/>
          </w:rPr>
          <w:t>类）</w:t>
        </w:r>
      </w:ins>
    </w:p>
    <w:p w14:paraId="3B4942D1">
      <w:pPr>
        <w:spacing w:line="360" w:lineRule="auto"/>
        <w:jc w:val="left"/>
        <w:rPr>
          <w:ins w:id="180" w:author="fish [2]" w:date="2025-11-15T21:34:23Z"/>
          <w:rFonts w:hint="eastAsia" w:ascii="宋体" w:hAnsi="宋体" w:eastAsia="宋体"/>
          <w:b/>
          <w:bCs/>
          <w:szCs w:val="21"/>
        </w:rPr>
      </w:pPr>
      <w:ins w:id="181" w:author="fish [2]" w:date="2025-11-15T21:34:23Z">
        <w:r>
          <w:rPr>
            <w:rFonts w:ascii="宋体" w:hAnsi="宋体" w:eastAsia="宋体"/>
            <w:b/>
            <w:bCs/>
            <w:szCs w:val="21"/>
          </w:rPr>
          <w:t>属性表如表</w:t>
        </w:r>
      </w:ins>
      <w:ins w:id="182" w:author="fish [2]" w:date="2025-11-15T21:34:23Z">
        <w:r>
          <w:rPr>
            <w:rFonts w:hint="eastAsia" w:ascii="宋体" w:hAnsi="宋体" w:eastAsia="宋体"/>
            <w:b/>
            <w:bCs/>
            <w:szCs w:val="21"/>
          </w:rPr>
          <w:t>3</w:t>
        </w:r>
      </w:ins>
      <w:ins w:id="183" w:author="fish [2]" w:date="2025-11-15T21:34:23Z">
        <w:r>
          <w:rPr>
            <w:rFonts w:ascii="宋体" w:hAnsi="宋体" w:eastAsia="宋体"/>
            <w:b/>
            <w:bCs/>
            <w:szCs w:val="21"/>
          </w:rPr>
          <w:t>.</w:t>
        </w:r>
      </w:ins>
      <w:ins w:id="184" w:author="fish [2]" w:date="2025-11-15T21:34:23Z">
        <w:r>
          <w:rPr>
            <w:rFonts w:hint="eastAsia" w:ascii="宋体" w:hAnsi="宋体" w:eastAsia="宋体"/>
            <w:b/>
            <w:bCs/>
            <w:szCs w:val="21"/>
          </w:rPr>
          <w:t>1</w:t>
        </w:r>
      </w:ins>
      <w:ins w:id="185" w:author="fish [2]" w:date="2025-11-15T21:34:23Z">
        <w:r>
          <w:rPr>
            <w:rFonts w:ascii="宋体" w:hAnsi="宋体" w:eastAsia="宋体"/>
            <w:b/>
            <w:bCs/>
            <w:szCs w:val="21"/>
          </w:rPr>
          <w:t>.</w:t>
        </w:r>
      </w:ins>
      <w:ins w:id="186" w:author="fish [2]" w:date="2025-11-15T21:35:13Z">
        <w:r>
          <w:rPr>
            <w:rFonts w:hint="eastAsia" w:ascii="宋体" w:hAnsi="宋体" w:eastAsia="宋体"/>
            <w:b/>
            <w:bCs/>
            <w:szCs w:val="21"/>
            <w:lang w:val="en-US" w:eastAsia="zh-CN"/>
          </w:rPr>
          <w:t>4</w:t>
        </w:r>
      </w:ins>
      <w:ins w:id="187" w:author="fish [2]" w:date="2025-11-15T21:34:23Z">
        <w:r>
          <w:rPr>
            <w:rFonts w:ascii="宋体" w:hAnsi="宋体" w:eastAsia="宋体"/>
            <w:b/>
            <w:bCs/>
            <w:szCs w:val="21"/>
          </w:rPr>
          <w:t>所示：</w:t>
        </w:r>
      </w:ins>
    </w:p>
    <w:p w14:paraId="17F0E9B0">
      <w:pPr>
        <w:spacing w:line="360" w:lineRule="auto"/>
        <w:jc w:val="center"/>
        <w:rPr>
          <w:ins w:id="188" w:author="fish [2]" w:date="2025-11-15T21:34:23Z"/>
          <w:rFonts w:hint="eastAsia" w:ascii="宋体" w:hAnsi="宋体" w:eastAsia="宋体"/>
          <w:szCs w:val="21"/>
        </w:rPr>
      </w:pPr>
      <w:ins w:id="189" w:author="fish [2]" w:date="2025-11-15T21:34:23Z">
        <w:r>
          <w:rPr>
            <w:rFonts w:ascii="宋体" w:hAnsi="宋体" w:eastAsia="宋体"/>
            <w:szCs w:val="21"/>
          </w:rPr>
          <w:t>表</w:t>
        </w:r>
      </w:ins>
      <w:ins w:id="190" w:author="fish [2]" w:date="2025-11-15T21:34:23Z">
        <w:r>
          <w:rPr>
            <w:rFonts w:hint="eastAsia" w:ascii="宋体" w:hAnsi="宋体" w:eastAsia="宋体"/>
            <w:szCs w:val="21"/>
          </w:rPr>
          <w:t>3</w:t>
        </w:r>
      </w:ins>
      <w:ins w:id="191" w:author="fish [2]" w:date="2025-11-15T21:34:23Z">
        <w:r>
          <w:rPr>
            <w:rFonts w:ascii="宋体" w:hAnsi="宋体" w:eastAsia="宋体"/>
            <w:szCs w:val="21"/>
          </w:rPr>
          <w:t>.</w:t>
        </w:r>
      </w:ins>
      <w:ins w:id="192" w:author="fish [2]" w:date="2025-11-15T21:34:23Z">
        <w:r>
          <w:rPr>
            <w:rFonts w:hint="eastAsia" w:ascii="宋体" w:hAnsi="宋体" w:eastAsia="宋体"/>
            <w:szCs w:val="21"/>
          </w:rPr>
          <w:t>1</w:t>
        </w:r>
      </w:ins>
      <w:ins w:id="193" w:author="fish [2]" w:date="2025-11-15T21:34:23Z">
        <w:r>
          <w:rPr>
            <w:rFonts w:ascii="宋体" w:hAnsi="宋体" w:eastAsia="宋体"/>
            <w:szCs w:val="21"/>
          </w:rPr>
          <w:t>.</w:t>
        </w:r>
      </w:ins>
      <w:ins w:id="194" w:author="fish [2]" w:date="2025-11-15T21:35:14Z">
        <w:r>
          <w:rPr>
            <w:rFonts w:hint="eastAsia" w:ascii="宋体" w:hAnsi="宋体" w:eastAsia="宋体"/>
            <w:szCs w:val="21"/>
            <w:lang w:val="en-US" w:eastAsia="zh-CN"/>
          </w:rPr>
          <w:t>4</w:t>
        </w:r>
      </w:ins>
      <w:ins w:id="195" w:author="fish [2]" w:date="2025-11-15T21:34:23Z">
        <w:r>
          <w:rPr>
            <w:rFonts w:ascii="宋体" w:hAnsi="宋体" w:eastAsia="宋体"/>
            <w:szCs w:val="21"/>
          </w:rPr>
          <w:t xml:space="preserve"> </w:t>
        </w:r>
      </w:ins>
      <w:ins w:id="196" w:author="fish [2]" w:date="2025-11-15T21:34:50Z">
        <w:r>
          <w:rPr>
            <w:rFonts w:hint="eastAsia" w:ascii="宋体" w:hAnsi="宋体" w:eastAsia="宋体"/>
            <w:szCs w:val="21"/>
            <w:lang w:val="en-US" w:eastAsia="zh-CN"/>
          </w:rPr>
          <w:t>Stadium</w:t>
        </w:r>
      </w:ins>
      <w:ins w:id="197" w:author="fish [2]" w:date="2025-11-15T21:34:23Z">
        <w:r>
          <w:rPr>
            <w:rFonts w:hint="eastAsia" w:ascii="宋体" w:hAnsi="宋体" w:eastAsia="宋体"/>
            <w:szCs w:val="21"/>
          </w:rPr>
          <w:t>Administrator</w:t>
        </w:r>
      </w:ins>
      <w:ins w:id="198" w:author="fish [2]" w:date="2025-11-15T21:34:23Z">
        <w:r>
          <w:rPr>
            <w:rFonts w:ascii="宋体" w:hAnsi="宋体" w:eastAsia="宋体"/>
            <w:szCs w:val="21"/>
          </w:rPr>
          <w:t>类属性表</w:t>
        </w:r>
      </w:ins>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199" w:author="fish [2]" w:date="2025-11-15T21:34:46Z">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PrChange>
      </w:tblPr>
      <w:tblGrid>
        <w:gridCol w:w="1832"/>
        <w:gridCol w:w="2277"/>
        <w:gridCol w:w="2335"/>
        <w:tblGridChange w:id="200">
          <w:tblGrid>
            <w:gridCol w:w="1832"/>
            <w:gridCol w:w="2277"/>
            <w:gridCol w:w="2335"/>
          </w:tblGrid>
        </w:tblGridChange>
      </w:tblGrid>
      <w:tr w14:paraId="3FE82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02" w:author="fish [2]" w:date="2025-11-15T21:34:4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33" w:hRule="atLeast"/>
          <w:jc w:val="center"/>
          <w:ins w:id="201" w:author="fish [2]" w:date="2025-11-15T21:34:23Z"/>
          <w:trPrChange w:id="202" w:author="fish [2]" w:date="2025-11-15T21:34:46Z">
            <w:trPr>
              <w:jc w:val="center"/>
            </w:trPr>
          </w:trPrChange>
        </w:trPr>
        <w:tc>
          <w:tcPr>
            <w:tcW w:w="1832" w:type="dxa"/>
            <w:tcPrChange w:id="203" w:author="fish [2]" w:date="2025-11-15T21:34:46Z">
              <w:tcPr>
                <w:tcW w:w="1832" w:type="dxa"/>
              </w:tcPr>
            </w:tcPrChange>
          </w:tcPr>
          <w:p w14:paraId="21E509E0">
            <w:pPr>
              <w:spacing w:line="360" w:lineRule="auto"/>
              <w:jc w:val="center"/>
              <w:rPr>
                <w:ins w:id="204" w:author="fish [2]" w:date="2025-11-15T21:34:23Z"/>
                <w:rFonts w:hint="eastAsia" w:ascii="宋体" w:hAnsi="宋体" w:eastAsia="宋体"/>
                <w:szCs w:val="21"/>
              </w:rPr>
            </w:pPr>
            <w:ins w:id="205" w:author="fish [2]" w:date="2025-11-15T21:34:23Z">
              <w:r>
                <w:rPr>
                  <w:rFonts w:ascii="宋体" w:hAnsi="宋体" w:eastAsia="宋体"/>
                  <w:szCs w:val="21"/>
                </w:rPr>
                <w:t>中文名</w:t>
              </w:r>
            </w:ins>
          </w:p>
        </w:tc>
        <w:tc>
          <w:tcPr>
            <w:tcW w:w="2277" w:type="dxa"/>
            <w:tcPrChange w:id="206" w:author="fish [2]" w:date="2025-11-15T21:34:46Z">
              <w:tcPr>
                <w:tcW w:w="2277" w:type="dxa"/>
              </w:tcPr>
            </w:tcPrChange>
          </w:tcPr>
          <w:p w14:paraId="50EBDC15">
            <w:pPr>
              <w:spacing w:line="360" w:lineRule="auto"/>
              <w:jc w:val="center"/>
              <w:rPr>
                <w:ins w:id="207" w:author="fish [2]" w:date="2025-11-15T21:34:23Z"/>
                <w:rFonts w:hint="eastAsia" w:ascii="宋体" w:hAnsi="宋体" w:eastAsia="宋体"/>
                <w:szCs w:val="21"/>
              </w:rPr>
            </w:pPr>
            <w:ins w:id="208" w:author="fish [2]" w:date="2025-11-15T21:34:23Z">
              <w:r>
                <w:rPr>
                  <w:rFonts w:ascii="宋体" w:hAnsi="宋体" w:eastAsia="宋体"/>
                  <w:szCs w:val="21"/>
                </w:rPr>
                <w:t>英文名</w:t>
              </w:r>
            </w:ins>
          </w:p>
        </w:tc>
        <w:tc>
          <w:tcPr>
            <w:tcW w:w="2335" w:type="dxa"/>
            <w:tcPrChange w:id="209" w:author="fish [2]" w:date="2025-11-15T21:34:46Z">
              <w:tcPr>
                <w:tcW w:w="2335" w:type="dxa"/>
              </w:tcPr>
            </w:tcPrChange>
          </w:tcPr>
          <w:p w14:paraId="4DEBE05D">
            <w:pPr>
              <w:spacing w:line="360" w:lineRule="auto"/>
              <w:jc w:val="center"/>
              <w:rPr>
                <w:ins w:id="210" w:author="fish [2]" w:date="2025-11-15T21:34:23Z"/>
                <w:rFonts w:hint="eastAsia" w:ascii="宋体" w:hAnsi="宋体" w:eastAsia="宋体"/>
                <w:szCs w:val="21"/>
              </w:rPr>
            </w:pPr>
            <w:ins w:id="211" w:author="fish [2]" w:date="2025-11-15T21:34:23Z">
              <w:r>
                <w:rPr>
                  <w:rFonts w:ascii="宋体" w:hAnsi="宋体" w:eastAsia="宋体"/>
                  <w:szCs w:val="21"/>
                </w:rPr>
                <w:t>数据类型</w:t>
              </w:r>
            </w:ins>
          </w:p>
        </w:tc>
      </w:tr>
      <w:tr w14:paraId="077BC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ins w:id="212" w:author="fish [2]" w:date="2025-11-15T21:34:23Z"/>
        </w:trPr>
        <w:tc>
          <w:tcPr>
            <w:tcW w:w="1832" w:type="dxa"/>
          </w:tcPr>
          <w:p w14:paraId="5BA3EB3C">
            <w:pPr>
              <w:spacing w:line="360" w:lineRule="auto"/>
              <w:jc w:val="center"/>
              <w:rPr>
                <w:ins w:id="213" w:author="fish [2]" w:date="2025-11-15T21:34:23Z"/>
                <w:rFonts w:hint="eastAsia" w:ascii="宋体" w:hAnsi="宋体" w:eastAsia="宋体"/>
                <w:szCs w:val="21"/>
              </w:rPr>
            </w:pPr>
            <w:ins w:id="214" w:author="fish [2]" w:date="2025-11-15T21:34:23Z">
              <w:r>
                <w:rPr>
                  <w:rFonts w:ascii="宋体" w:hAnsi="宋体" w:eastAsia="宋体"/>
                  <w:szCs w:val="21"/>
                </w:rPr>
                <w:t>用户ID</w:t>
              </w:r>
            </w:ins>
          </w:p>
        </w:tc>
        <w:tc>
          <w:tcPr>
            <w:tcW w:w="2277" w:type="dxa"/>
          </w:tcPr>
          <w:p w14:paraId="2C9FC08C">
            <w:pPr>
              <w:spacing w:line="360" w:lineRule="auto"/>
              <w:jc w:val="center"/>
              <w:rPr>
                <w:ins w:id="215" w:author="fish [2]" w:date="2025-11-15T21:34:23Z"/>
                <w:rFonts w:hint="eastAsia" w:ascii="宋体" w:hAnsi="宋体" w:eastAsia="宋体"/>
                <w:szCs w:val="21"/>
              </w:rPr>
            </w:pPr>
            <w:ins w:id="216" w:author="fish [2]" w:date="2025-11-15T21:34:23Z">
              <w:r>
                <w:rPr>
                  <w:rFonts w:hint="eastAsia" w:ascii="宋体" w:hAnsi="宋体" w:eastAsia="宋体"/>
                  <w:szCs w:val="21"/>
                </w:rPr>
                <w:t>U</w:t>
              </w:r>
            </w:ins>
            <w:ins w:id="217" w:author="fish [2]" w:date="2025-11-15T21:34:23Z">
              <w:r>
                <w:rPr>
                  <w:rFonts w:ascii="宋体" w:hAnsi="宋体" w:eastAsia="宋体"/>
                  <w:szCs w:val="21"/>
                </w:rPr>
                <w:t>serID</w:t>
              </w:r>
            </w:ins>
          </w:p>
        </w:tc>
        <w:tc>
          <w:tcPr>
            <w:tcW w:w="2335" w:type="dxa"/>
          </w:tcPr>
          <w:p w14:paraId="76B1EA9C">
            <w:pPr>
              <w:spacing w:line="360" w:lineRule="auto"/>
              <w:jc w:val="center"/>
              <w:rPr>
                <w:ins w:id="218" w:author="fish [2]" w:date="2025-11-15T21:34:23Z"/>
                <w:rFonts w:hint="eastAsia" w:ascii="宋体" w:hAnsi="宋体" w:eastAsia="宋体"/>
                <w:szCs w:val="21"/>
              </w:rPr>
            </w:pPr>
            <w:ins w:id="219" w:author="fish [2]" w:date="2025-11-15T21:34:23Z">
              <w:r>
                <w:rPr>
                  <w:rFonts w:hint="eastAsia" w:ascii="宋体" w:hAnsi="宋体" w:eastAsia="宋体"/>
                  <w:szCs w:val="21"/>
                </w:rPr>
                <w:t>varchar</w:t>
              </w:r>
            </w:ins>
          </w:p>
        </w:tc>
      </w:tr>
      <w:tr w14:paraId="0BC3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ins w:id="220" w:author="fish [2]" w:date="2025-11-15T21:34:23Z"/>
        </w:trPr>
        <w:tc>
          <w:tcPr>
            <w:tcW w:w="1832" w:type="dxa"/>
          </w:tcPr>
          <w:p w14:paraId="3CFFAED0">
            <w:pPr>
              <w:spacing w:line="360" w:lineRule="auto"/>
              <w:jc w:val="center"/>
              <w:rPr>
                <w:ins w:id="221" w:author="fish [2]" w:date="2025-11-15T21:34:23Z"/>
                <w:rFonts w:hint="eastAsia" w:ascii="宋体" w:hAnsi="宋体" w:eastAsia="宋体"/>
                <w:szCs w:val="21"/>
              </w:rPr>
            </w:pPr>
            <w:ins w:id="222" w:author="fish [2]" w:date="2025-11-15T21:34:23Z">
              <w:r>
                <w:rPr>
                  <w:rFonts w:hint="eastAsia" w:ascii="宋体" w:hAnsi="宋体" w:eastAsia="宋体"/>
                  <w:szCs w:val="21"/>
                </w:rPr>
                <w:t>登录密码</w:t>
              </w:r>
            </w:ins>
          </w:p>
        </w:tc>
        <w:tc>
          <w:tcPr>
            <w:tcW w:w="2277" w:type="dxa"/>
          </w:tcPr>
          <w:p w14:paraId="0988687A">
            <w:pPr>
              <w:spacing w:line="360" w:lineRule="auto"/>
              <w:jc w:val="center"/>
              <w:rPr>
                <w:ins w:id="223" w:author="fish [2]" w:date="2025-11-15T21:34:23Z"/>
                <w:rFonts w:hint="eastAsia" w:ascii="宋体" w:hAnsi="宋体" w:eastAsia="宋体"/>
                <w:szCs w:val="21"/>
              </w:rPr>
            </w:pPr>
            <w:ins w:id="224" w:author="fish [2]" w:date="2025-11-15T21:34:23Z">
              <w:r>
                <w:rPr>
                  <w:rFonts w:hint="eastAsia" w:ascii="宋体" w:hAnsi="宋体" w:eastAsia="宋体"/>
                  <w:szCs w:val="21"/>
                </w:rPr>
                <w:t>U</w:t>
              </w:r>
            </w:ins>
            <w:ins w:id="225" w:author="fish [2]" w:date="2025-11-15T21:34:23Z">
              <w:r>
                <w:rPr>
                  <w:rFonts w:ascii="宋体" w:hAnsi="宋体" w:eastAsia="宋体"/>
                  <w:szCs w:val="21"/>
                </w:rPr>
                <w:t>serPassword</w:t>
              </w:r>
            </w:ins>
          </w:p>
        </w:tc>
        <w:tc>
          <w:tcPr>
            <w:tcW w:w="2335" w:type="dxa"/>
          </w:tcPr>
          <w:p w14:paraId="1E7E72E7">
            <w:pPr>
              <w:spacing w:line="360" w:lineRule="auto"/>
              <w:jc w:val="center"/>
              <w:rPr>
                <w:ins w:id="226" w:author="fish [2]" w:date="2025-11-15T21:34:23Z"/>
                <w:rFonts w:hint="eastAsia" w:ascii="宋体" w:hAnsi="宋体" w:eastAsia="宋体"/>
                <w:szCs w:val="21"/>
              </w:rPr>
            </w:pPr>
            <w:ins w:id="227" w:author="fish [2]" w:date="2025-11-15T21:34:23Z">
              <w:r>
                <w:rPr>
                  <w:rFonts w:ascii="宋体" w:hAnsi="宋体" w:eastAsia="宋体"/>
                  <w:szCs w:val="21"/>
                </w:rPr>
                <w:t>varchar</w:t>
              </w:r>
            </w:ins>
          </w:p>
        </w:tc>
      </w:tr>
      <w:tr w14:paraId="1E1B0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ins w:id="228" w:author="fish [2]" w:date="2025-11-15T21:34:23Z"/>
        </w:trPr>
        <w:tc>
          <w:tcPr>
            <w:tcW w:w="1832" w:type="dxa"/>
          </w:tcPr>
          <w:p w14:paraId="030C16EC">
            <w:pPr>
              <w:spacing w:line="360" w:lineRule="auto"/>
              <w:jc w:val="center"/>
              <w:rPr>
                <w:ins w:id="229" w:author="fish [2]" w:date="2025-11-15T21:34:23Z"/>
                <w:rFonts w:hint="eastAsia" w:ascii="宋体" w:hAnsi="宋体" w:eastAsia="宋体"/>
                <w:szCs w:val="21"/>
              </w:rPr>
            </w:pPr>
            <w:ins w:id="230" w:author="fish [2]" w:date="2025-11-15T21:34:23Z">
              <w:r>
                <w:rPr>
                  <w:rFonts w:hint="eastAsia" w:ascii="宋体" w:hAnsi="宋体" w:eastAsia="宋体"/>
                  <w:szCs w:val="21"/>
                </w:rPr>
                <w:t>用户类型</w:t>
              </w:r>
            </w:ins>
          </w:p>
        </w:tc>
        <w:tc>
          <w:tcPr>
            <w:tcW w:w="2277" w:type="dxa"/>
            <w:shd w:val="clear" w:color="auto" w:fill="auto"/>
            <w:vAlign w:val="top"/>
          </w:tcPr>
          <w:p w14:paraId="1539AE31">
            <w:pPr>
              <w:spacing w:line="360" w:lineRule="auto"/>
              <w:jc w:val="center"/>
              <w:rPr>
                <w:ins w:id="231" w:author="fish [2]" w:date="2025-11-15T21:34:23Z"/>
                <w:rFonts w:hint="eastAsia" w:ascii="宋体" w:hAnsi="宋体" w:eastAsia="宋体" w:cstheme="minorBidi"/>
                <w:kern w:val="2"/>
                <w:sz w:val="21"/>
                <w:szCs w:val="21"/>
                <w:lang w:val="en-US" w:eastAsia="zh-CN" w:bidi="ar-SA"/>
              </w:rPr>
            </w:pPr>
            <w:ins w:id="232" w:author="fish [2]" w:date="2025-11-15T21:34:23Z">
              <w:r>
                <w:rPr>
                  <w:rFonts w:hint="eastAsia" w:ascii="宋体" w:hAnsi="宋体" w:eastAsia="宋体"/>
                  <w:szCs w:val="21"/>
                  <w:lang w:val="en-US" w:eastAsia="zh-CN"/>
                </w:rPr>
                <w:t>UserType</w:t>
              </w:r>
            </w:ins>
          </w:p>
        </w:tc>
        <w:tc>
          <w:tcPr>
            <w:tcW w:w="2335" w:type="dxa"/>
            <w:shd w:val="clear" w:color="auto" w:fill="auto"/>
            <w:vAlign w:val="top"/>
          </w:tcPr>
          <w:p w14:paraId="529D33FC">
            <w:pPr>
              <w:spacing w:line="360" w:lineRule="auto"/>
              <w:jc w:val="center"/>
              <w:rPr>
                <w:ins w:id="233" w:author="fish [2]" w:date="2025-11-15T21:34:23Z"/>
                <w:rFonts w:hint="default" w:ascii="宋体" w:hAnsi="宋体" w:eastAsia="宋体" w:cstheme="minorBidi"/>
                <w:kern w:val="2"/>
                <w:sz w:val="21"/>
                <w:szCs w:val="21"/>
                <w:lang w:val="en-US" w:eastAsia="zh-CN" w:bidi="ar-SA"/>
              </w:rPr>
            </w:pPr>
            <w:ins w:id="234" w:author="fish [2]" w:date="2025-11-15T21:34:23Z">
              <w:r>
                <w:rPr>
                  <w:rFonts w:hint="eastAsia" w:ascii="宋体" w:hAnsi="宋体" w:eastAsia="宋体"/>
                  <w:szCs w:val="21"/>
                  <w:lang w:val="en-US" w:eastAsia="zh-CN"/>
                </w:rPr>
                <w:t>varchar</w:t>
              </w:r>
            </w:ins>
          </w:p>
        </w:tc>
      </w:tr>
      <w:tr w14:paraId="573D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ins w:id="235" w:author="fish [2]" w:date="2025-11-15T21:34:23Z"/>
        </w:trPr>
        <w:tc>
          <w:tcPr>
            <w:tcW w:w="1832" w:type="dxa"/>
          </w:tcPr>
          <w:p w14:paraId="1FF39E0F">
            <w:pPr>
              <w:spacing w:line="360" w:lineRule="auto"/>
              <w:jc w:val="center"/>
              <w:rPr>
                <w:ins w:id="236" w:author="fish [2]" w:date="2025-11-15T21:34:23Z"/>
                <w:rFonts w:hint="eastAsia" w:ascii="宋体" w:hAnsi="宋体" w:eastAsia="宋体"/>
                <w:szCs w:val="21"/>
              </w:rPr>
            </w:pPr>
            <w:ins w:id="237" w:author="fish [2]" w:date="2025-11-15T21:34:23Z">
              <w:r>
                <w:rPr>
                  <w:rFonts w:hint="eastAsia" w:ascii="宋体" w:hAnsi="宋体" w:eastAsia="宋体"/>
                  <w:szCs w:val="21"/>
                </w:rPr>
                <w:t>用户名称</w:t>
              </w:r>
            </w:ins>
          </w:p>
        </w:tc>
        <w:tc>
          <w:tcPr>
            <w:tcW w:w="2277" w:type="dxa"/>
          </w:tcPr>
          <w:p w14:paraId="12EF7639">
            <w:pPr>
              <w:spacing w:line="360" w:lineRule="auto"/>
              <w:jc w:val="center"/>
              <w:rPr>
                <w:ins w:id="238" w:author="fish [2]" w:date="2025-11-15T21:34:23Z"/>
                <w:rFonts w:hint="eastAsia" w:ascii="宋体" w:hAnsi="宋体" w:eastAsia="宋体"/>
                <w:szCs w:val="21"/>
              </w:rPr>
            </w:pPr>
            <w:ins w:id="239" w:author="fish [2]" w:date="2025-11-15T21:34:23Z">
              <w:r>
                <w:rPr>
                  <w:rFonts w:hint="eastAsia" w:ascii="宋体" w:hAnsi="宋体" w:eastAsia="宋体"/>
                  <w:szCs w:val="21"/>
                </w:rPr>
                <w:t>UserName</w:t>
              </w:r>
            </w:ins>
          </w:p>
        </w:tc>
        <w:tc>
          <w:tcPr>
            <w:tcW w:w="2335" w:type="dxa"/>
          </w:tcPr>
          <w:p w14:paraId="7D3AFBB9">
            <w:pPr>
              <w:spacing w:line="360" w:lineRule="auto"/>
              <w:jc w:val="center"/>
              <w:rPr>
                <w:ins w:id="240" w:author="fish [2]" w:date="2025-11-15T21:34:23Z"/>
                <w:rFonts w:hint="eastAsia" w:ascii="宋体" w:hAnsi="宋体" w:eastAsia="宋体"/>
                <w:szCs w:val="21"/>
              </w:rPr>
            </w:pPr>
            <w:ins w:id="241" w:author="fish [2]" w:date="2025-11-15T21:34:23Z">
              <w:r>
                <w:rPr>
                  <w:rFonts w:hint="eastAsia" w:ascii="宋体" w:hAnsi="宋体" w:eastAsia="宋体"/>
                  <w:szCs w:val="21"/>
                </w:rPr>
                <w:t>varchar</w:t>
              </w:r>
            </w:ins>
          </w:p>
        </w:tc>
      </w:tr>
      <w:tr w14:paraId="479E0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ins w:id="242" w:author="fish [2]" w:date="2025-11-15T21:34:23Z"/>
        </w:trPr>
        <w:tc>
          <w:tcPr>
            <w:tcW w:w="1832" w:type="dxa"/>
          </w:tcPr>
          <w:p w14:paraId="49EB9BDE">
            <w:pPr>
              <w:spacing w:line="360" w:lineRule="auto"/>
              <w:jc w:val="center"/>
              <w:rPr>
                <w:ins w:id="243" w:author="fish [2]" w:date="2025-11-15T21:34:23Z"/>
                <w:rFonts w:hint="eastAsia" w:ascii="宋体" w:hAnsi="宋体" w:eastAsia="宋体"/>
                <w:szCs w:val="21"/>
              </w:rPr>
            </w:pPr>
            <w:ins w:id="244" w:author="fish [2]" w:date="2025-11-15T21:34:23Z">
              <w:r>
                <w:rPr>
                  <w:rFonts w:hint="eastAsia" w:ascii="宋体" w:hAnsi="宋体" w:eastAsia="宋体"/>
                  <w:szCs w:val="21"/>
                </w:rPr>
                <w:t>手机号</w:t>
              </w:r>
            </w:ins>
          </w:p>
        </w:tc>
        <w:tc>
          <w:tcPr>
            <w:tcW w:w="2277" w:type="dxa"/>
          </w:tcPr>
          <w:p w14:paraId="3E0828F4">
            <w:pPr>
              <w:spacing w:line="360" w:lineRule="auto"/>
              <w:jc w:val="center"/>
              <w:rPr>
                <w:ins w:id="245" w:author="fish [2]" w:date="2025-11-15T21:34:23Z"/>
                <w:rFonts w:hint="eastAsia" w:ascii="宋体" w:hAnsi="宋体" w:eastAsia="宋体"/>
                <w:szCs w:val="21"/>
              </w:rPr>
            </w:pPr>
            <w:ins w:id="246" w:author="fish [2]" w:date="2025-11-15T21:34:23Z">
              <w:r>
                <w:rPr>
                  <w:rFonts w:hint="eastAsia" w:ascii="宋体" w:hAnsi="宋体" w:eastAsia="宋体"/>
                  <w:szCs w:val="21"/>
                </w:rPr>
                <w:t>PhoneNum</w:t>
              </w:r>
            </w:ins>
          </w:p>
        </w:tc>
        <w:tc>
          <w:tcPr>
            <w:tcW w:w="2335" w:type="dxa"/>
          </w:tcPr>
          <w:p w14:paraId="5634670A">
            <w:pPr>
              <w:spacing w:line="360" w:lineRule="auto"/>
              <w:jc w:val="center"/>
              <w:rPr>
                <w:ins w:id="247" w:author="fish [2]" w:date="2025-11-15T21:34:23Z"/>
                <w:rFonts w:hint="eastAsia" w:ascii="宋体" w:hAnsi="宋体" w:eastAsia="宋体"/>
                <w:szCs w:val="21"/>
              </w:rPr>
            </w:pPr>
            <w:ins w:id="248" w:author="fish [2]" w:date="2025-11-15T21:34:23Z">
              <w:r>
                <w:rPr>
                  <w:rFonts w:hint="eastAsia" w:ascii="宋体" w:hAnsi="宋体" w:eastAsia="宋体"/>
                  <w:szCs w:val="21"/>
                </w:rPr>
                <w:t>varchar</w:t>
              </w:r>
            </w:ins>
          </w:p>
        </w:tc>
      </w:tr>
    </w:tbl>
    <w:p w14:paraId="3A96F05E">
      <w:pPr>
        <w:spacing w:line="360" w:lineRule="auto"/>
        <w:rPr>
          <w:ins w:id="249" w:author="fish [2]" w:date="2025-11-15T21:34:21Z"/>
          <w:rFonts w:hint="eastAsia" w:ascii="宋体" w:hAnsi="宋体" w:eastAsia="宋体"/>
          <w:szCs w:val="21"/>
        </w:rPr>
      </w:pPr>
    </w:p>
    <w:p w14:paraId="2765F3AB">
      <w:pPr>
        <w:spacing w:line="360" w:lineRule="auto"/>
        <w:rPr>
          <w:rFonts w:hint="eastAsia" w:ascii="宋体" w:hAnsi="宋体" w:eastAsia="宋体"/>
          <w:szCs w:val="21"/>
        </w:rPr>
      </w:pPr>
    </w:p>
    <w:p w14:paraId="73F43082">
      <w:pPr>
        <w:spacing w:line="360" w:lineRule="auto"/>
        <w:jc w:val="left"/>
        <w:rPr>
          <w:rFonts w:hint="eastAsia" w:ascii="宋体" w:hAnsi="宋体" w:eastAsia="宋体"/>
          <w:b/>
          <w:bCs/>
          <w:szCs w:val="21"/>
        </w:rPr>
      </w:pPr>
      <w:r>
        <w:rPr>
          <w:rFonts w:hint="eastAsia" w:ascii="宋体" w:hAnsi="宋体" w:eastAsia="宋体"/>
          <w:b/>
          <w:bCs/>
          <w:szCs w:val="21"/>
        </w:rPr>
        <w:t>类名：Stadium（场馆类）</w:t>
      </w:r>
    </w:p>
    <w:p w14:paraId="79F5DD57">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.1.5</w:t>
      </w:r>
      <w:r>
        <w:rPr>
          <w:rFonts w:hint="eastAsia" w:ascii="宋体" w:hAnsi="宋体" w:eastAsia="宋体"/>
          <w:b/>
          <w:bCs/>
          <w:szCs w:val="21"/>
        </w:rPr>
        <w:t>所示：</w:t>
      </w:r>
    </w:p>
    <w:p w14:paraId="68394505">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 xml:space="preserve">.1.5 </w:t>
      </w:r>
      <w:r>
        <w:rPr>
          <w:rFonts w:hint="eastAsia" w:ascii="宋体" w:hAnsi="宋体" w:eastAsia="宋体"/>
          <w:szCs w:val="21"/>
        </w:rPr>
        <w:t>Stadium类属性表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766"/>
        <w:gridCol w:w="2683"/>
      </w:tblGrid>
      <w:tr w14:paraId="30897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819B8BD">
            <w:pPr>
              <w:spacing w:line="360" w:lineRule="auto"/>
              <w:jc w:val="center"/>
              <w:rPr>
                <w:rFonts w:hint="eastAsia" w:ascii="宋体" w:hAnsi="宋体" w:eastAsia="宋体"/>
                <w:szCs w:val="21"/>
              </w:rPr>
            </w:pPr>
            <w:r>
              <w:rPr>
                <w:rFonts w:hint="eastAsia" w:ascii="宋体" w:hAnsi="宋体" w:eastAsia="宋体"/>
                <w:szCs w:val="21"/>
              </w:rPr>
              <w:t>中文名</w:t>
            </w:r>
          </w:p>
        </w:tc>
        <w:tc>
          <w:tcPr>
            <w:tcW w:w="2766" w:type="dxa"/>
            <w:tcBorders>
              <w:top w:val="single" w:color="auto" w:sz="4" w:space="0"/>
              <w:left w:val="single" w:color="auto" w:sz="4" w:space="0"/>
              <w:bottom w:val="single" w:color="auto" w:sz="4" w:space="0"/>
              <w:right w:val="single" w:color="auto" w:sz="4" w:space="0"/>
            </w:tcBorders>
          </w:tcPr>
          <w:p w14:paraId="0DD12865">
            <w:pPr>
              <w:spacing w:line="360" w:lineRule="auto"/>
              <w:jc w:val="center"/>
              <w:rPr>
                <w:rFonts w:hint="eastAsia" w:ascii="宋体" w:hAnsi="宋体" w:eastAsia="宋体"/>
                <w:szCs w:val="21"/>
              </w:rPr>
            </w:pPr>
            <w:r>
              <w:rPr>
                <w:rFonts w:hint="eastAsia" w:ascii="宋体" w:hAnsi="宋体" w:eastAsia="宋体"/>
                <w:szCs w:val="21"/>
              </w:rPr>
              <w:t>英文名</w:t>
            </w:r>
          </w:p>
        </w:tc>
        <w:tc>
          <w:tcPr>
            <w:tcW w:w="2683" w:type="dxa"/>
            <w:tcBorders>
              <w:top w:val="single" w:color="auto" w:sz="4" w:space="0"/>
              <w:left w:val="single" w:color="auto" w:sz="4" w:space="0"/>
              <w:bottom w:val="single" w:color="auto" w:sz="4" w:space="0"/>
              <w:right w:val="single" w:color="auto" w:sz="4" w:space="0"/>
            </w:tcBorders>
          </w:tcPr>
          <w:p w14:paraId="2C075660">
            <w:pPr>
              <w:spacing w:line="360" w:lineRule="auto"/>
              <w:jc w:val="center"/>
              <w:rPr>
                <w:rFonts w:hint="eastAsia" w:ascii="宋体" w:hAnsi="宋体" w:eastAsia="宋体"/>
                <w:szCs w:val="21"/>
              </w:rPr>
            </w:pPr>
            <w:r>
              <w:rPr>
                <w:rFonts w:hint="eastAsia" w:ascii="宋体" w:hAnsi="宋体" w:eastAsia="宋体"/>
                <w:szCs w:val="21"/>
              </w:rPr>
              <w:t>数据类型</w:t>
            </w:r>
          </w:p>
        </w:tc>
      </w:tr>
      <w:tr w14:paraId="0C048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249D3702">
            <w:pPr>
              <w:spacing w:line="360" w:lineRule="auto"/>
              <w:ind w:firstLine="420" w:firstLineChars="200"/>
              <w:rPr>
                <w:rFonts w:hint="eastAsia" w:ascii="宋体" w:hAnsi="宋体" w:eastAsia="宋体"/>
                <w:szCs w:val="21"/>
              </w:rPr>
            </w:pPr>
            <w:r>
              <w:rPr>
                <w:rFonts w:hint="eastAsia" w:ascii="宋体" w:hAnsi="宋体" w:eastAsia="宋体"/>
                <w:szCs w:val="21"/>
              </w:rPr>
              <w:t>场馆</w:t>
            </w:r>
            <w:r>
              <w:rPr>
                <w:rFonts w:ascii="宋体" w:hAnsi="宋体" w:eastAsia="宋体"/>
                <w:szCs w:val="21"/>
              </w:rPr>
              <w:t>ID</w:t>
            </w:r>
          </w:p>
        </w:tc>
        <w:tc>
          <w:tcPr>
            <w:tcW w:w="2766" w:type="dxa"/>
            <w:tcBorders>
              <w:top w:val="single" w:color="auto" w:sz="4" w:space="0"/>
              <w:left w:val="single" w:color="auto" w:sz="4" w:space="0"/>
              <w:bottom w:val="single" w:color="auto" w:sz="4" w:space="0"/>
              <w:right w:val="single" w:color="auto" w:sz="4" w:space="0"/>
            </w:tcBorders>
          </w:tcPr>
          <w:p w14:paraId="3E54155A">
            <w:pPr>
              <w:spacing w:line="360" w:lineRule="auto"/>
              <w:jc w:val="center"/>
              <w:rPr>
                <w:rFonts w:hint="eastAsia" w:ascii="宋体" w:hAnsi="宋体" w:eastAsia="宋体"/>
                <w:szCs w:val="21"/>
              </w:rPr>
            </w:pPr>
            <w:r>
              <w:rPr>
                <w:rFonts w:hint="eastAsia" w:ascii="宋体" w:hAnsi="宋体" w:eastAsia="宋体"/>
                <w:szCs w:val="21"/>
              </w:rPr>
              <w:t>Stadium</w:t>
            </w:r>
            <w:r>
              <w:rPr>
                <w:rFonts w:ascii="宋体" w:hAnsi="宋体" w:eastAsia="宋体"/>
                <w:szCs w:val="21"/>
              </w:rPr>
              <w:t>ID</w:t>
            </w:r>
          </w:p>
        </w:tc>
        <w:tc>
          <w:tcPr>
            <w:tcW w:w="2683" w:type="dxa"/>
            <w:tcBorders>
              <w:top w:val="single" w:color="auto" w:sz="4" w:space="0"/>
              <w:left w:val="single" w:color="auto" w:sz="4" w:space="0"/>
              <w:bottom w:val="single" w:color="auto" w:sz="4" w:space="0"/>
              <w:right w:val="single" w:color="auto" w:sz="4" w:space="0"/>
            </w:tcBorders>
          </w:tcPr>
          <w:p w14:paraId="3AC3FE6E">
            <w:pPr>
              <w:spacing w:line="360" w:lineRule="auto"/>
              <w:jc w:val="center"/>
              <w:rPr>
                <w:rFonts w:hint="eastAsia" w:ascii="宋体" w:hAnsi="宋体" w:eastAsia="宋体"/>
                <w:szCs w:val="21"/>
              </w:rPr>
            </w:pPr>
            <w:r>
              <w:rPr>
                <w:rFonts w:hint="eastAsia" w:ascii="宋体" w:hAnsi="宋体" w:eastAsia="宋体"/>
                <w:szCs w:val="21"/>
              </w:rPr>
              <w:t>varchar</w:t>
            </w:r>
          </w:p>
        </w:tc>
      </w:tr>
      <w:tr w14:paraId="3B6EC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24F71A62">
            <w:pPr>
              <w:spacing w:line="360" w:lineRule="auto"/>
              <w:jc w:val="center"/>
              <w:rPr>
                <w:rFonts w:hint="eastAsia" w:ascii="宋体" w:hAnsi="宋体" w:eastAsia="宋体"/>
                <w:szCs w:val="21"/>
              </w:rPr>
            </w:pPr>
            <w:ins w:id="250" w:author="fish [2]" w:date="2025-11-15T21:36:53Z">
              <w:r>
                <w:rPr>
                  <w:rFonts w:hint="eastAsia" w:ascii="宋体" w:hAnsi="宋体" w:eastAsia="宋体"/>
                  <w:szCs w:val="21"/>
                  <w:lang w:val="en-US" w:eastAsia="zh-CN"/>
                </w:rPr>
                <w:t>场馆</w:t>
              </w:r>
            </w:ins>
            <w:del w:id="251" w:author="fish [2]" w:date="2025-11-15T21:36:44Z">
              <w:r>
                <w:rPr>
                  <w:rFonts w:hint="default" w:ascii="宋体" w:hAnsi="宋体" w:eastAsia="宋体"/>
                  <w:szCs w:val="21"/>
                  <w:lang w:val="en-US"/>
                </w:rPr>
                <w:delText>发布者</w:delText>
              </w:r>
            </w:del>
            <w:ins w:id="252" w:author="fish [2]" w:date="2025-11-15T21:36:46Z">
              <w:r>
                <w:rPr>
                  <w:rFonts w:hint="eastAsia" w:ascii="宋体" w:hAnsi="宋体" w:eastAsia="宋体"/>
                  <w:szCs w:val="21"/>
                  <w:lang w:val="en-US" w:eastAsia="zh-CN"/>
                </w:rPr>
                <w:t>管理员</w:t>
              </w:r>
            </w:ins>
            <w:r>
              <w:rPr>
                <w:rFonts w:hint="eastAsia" w:ascii="宋体" w:hAnsi="宋体" w:eastAsia="宋体"/>
                <w:szCs w:val="21"/>
              </w:rPr>
              <w:t>ID</w:t>
            </w:r>
          </w:p>
        </w:tc>
        <w:tc>
          <w:tcPr>
            <w:tcW w:w="2766" w:type="dxa"/>
            <w:tcBorders>
              <w:top w:val="single" w:color="auto" w:sz="4" w:space="0"/>
              <w:left w:val="single" w:color="auto" w:sz="4" w:space="0"/>
              <w:bottom w:val="single" w:color="auto" w:sz="4" w:space="0"/>
              <w:right w:val="single" w:color="auto" w:sz="4" w:space="0"/>
            </w:tcBorders>
          </w:tcPr>
          <w:p w14:paraId="36BBEBEE">
            <w:pPr>
              <w:spacing w:line="360" w:lineRule="auto"/>
              <w:jc w:val="center"/>
              <w:rPr>
                <w:rFonts w:hint="eastAsia" w:ascii="宋体" w:hAnsi="宋体" w:eastAsia="宋体"/>
                <w:szCs w:val="21"/>
              </w:rPr>
            </w:pPr>
            <w:r>
              <w:rPr>
                <w:rFonts w:hint="eastAsia" w:ascii="宋体" w:hAnsi="宋体" w:eastAsia="宋体"/>
                <w:szCs w:val="21"/>
              </w:rPr>
              <w:t>U</w:t>
            </w:r>
            <w:r>
              <w:rPr>
                <w:rFonts w:ascii="宋体" w:hAnsi="宋体" w:eastAsia="宋体"/>
                <w:szCs w:val="21"/>
              </w:rPr>
              <w:t>serID</w:t>
            </w:r>
          </w:p>
        </w:tc>
        <w:tc>
          <w:tcPr>
            <w:tcW w:w="2683" w:type="dxa"/>
            <w:tcBorders>
              <w:top w:val="single" w:color="auto" w:sz="4" w:space="0"/>
              <w:left w:val="single" w:color="auto" w:sz="4" w:space="0"/>
              <w:bottom w:val="single" w:color="auto" w:sz="4" w:space="0"/>
              <w:right w:val="single" w:color="auto" w:sz="4" w:space="0"/>
            </w:tcBorders>
          </w:tcPr>
          <w:p w14:paraId="6256EA7E">
            <w:pPr>
              <w:spacing w:line="360" w:lineRule="auto"/>
              <w:jc w:val="center"/>
              <w:rPr>
                <w:rFonts w:hint="eastAsia" w:ascii="宋体" w:hAnsi="宋体" w:eastAsia="宋体"/>
                <w:szCs w:val="21"/>
              </w:rPr>
            </w:pPr>
            <w:r>
              <w:rPr>
                <w:rFonts w:hint="eastAsia" w:ascii="宋体" w:hAnsi="宋体" w:eastAsia="宋体"/>
                <w:szCs w:val="21"/>
              </w:rPr>
              <w:t>varchar</w:t>
            </w:r>
          </w:p>
        </w:tc>
      </w:tr>
      <w:tr w14:paraId="68680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23B792D6">
            <w:pPr>
              <w:spacing w:line="360" w:lineRule="auto"/>
              <w:jc w:val="center"/>
              <w:rPr>
                <w:rFonts w:hint="eastAsia" w:ascii="宋体" w:hAnsi="宋体" w:eastAsia="宋体"/>
                <w:szCs w:val="21"/>
              </w:rPr>
            </w:pPr>
            <w:r>
              <w:rPr>
                <w:rFonts w:hint="eastAsia" w:ascii="宋体" w:hAnsi="宋体" w:eastAsia="宋体"/>
                <w:szCs w:val="21"/>
              </w:rPr>
              <w:t>场馆地址</w:t>
            </w:r>
          </w:p>
        </w:tc>
        <w:tc>
          <w:tcPr>
            <w:tcW w:w="2766" w:type="dxa"/>
            <w:tcBorders>
              <w:top w:val="single" w:color="auto" w:sz="4" w:space="0"/>
              <w:left w:val="single" w:color="auto" w:sz="4" w:space="0"/>
              <w:bottom w:val="single" w:color="auto" w:sz="4" w:space="0"/>
              <w:right w:val="single" w:color="auto" w:sz="4" w:space="0"/>
            </w:tcBorders>
          </w:tcPr>
          <w:p w14:paraId="5488E792">
            <w:pPr>
              <w:spacing w:line="360" w:lineRule="auto"/>
              <w:jc w:val="center"/>
              <w:rPr>
                <w:rFonts w:hint="eastAsia" w:ascii="宋体" w:hAnsi="宋体" w:eastAsia="宋体"/>
                <w:szCs w:val="21"/>
              </w:rPr>
            </w:pPr>
            <w:r>
              <w:rPr>
                <w:rFonts w:hint="eastAsia" w:ascii="宋体" w:hAnsi="宋体" w:eastAsia="宋体"/>
                <w:szCs w:val="21"/>
              </w:rPr>
              <w:t>Address</w:t>
            </w:r>
          </w:p>
        </w:tc>
        <w:tc>
          <w:tcPr>
            <w:tcW w:w="2683" w:type="dxa"/>
            <w:tcBorders>
              <w:top w:val="single" w:color="auto" w:sz="4" w:space="0"/>
              <w:left w:val="single" w:color="auto" w:sz="4" w:space="0"/>
              <w:bottom w:val="single" w:color="auto" w:sz="4" w:space="0"/>
              <w:right w:val="single" w:color="auto" w:sz="4" w:space="0"/>
            </w:tcBorders>
          </w:tcPr>
          <w:p w14:paraId="23289EFD">
            <w:pPr>
              <w:spacing w:line="360" w:lineRule="auto"/>
              <w:jc w:val="center"/>
              <w:rPr>
                <w:rFonts w:hint="eastAsia" w:ascii="宋体" w:hAnsi="宋体" w:eastAsia="宋体"/>
                <w:szCs w:val="21"/>
              </w:rPr>
            </w:pPr>
            <w:r>
              <w:rPr>
                <w:rFonts w:ascii="宋体" w:hAnsi="宋体" w:eastAsia="宋体"/>
                <w:szCs w:val="21"/>
              </w:rPr>
              <w:t>varchar</w:t>
            </w:r>
          </w:p>
        </w:tc>
      </w:tr>
      <w:tr w14:paraId="3AE26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6001FD02">
            <w:pPr>
              <w:spacing w:line="360" w:lineRule="auto"/>
              <w:jc w:val="center"/>
              <w:rPr>
                <w:rFonts w:hint="eastAsia" w:ascii="宋体" w:hAnsi="宋体" w:eastAsia="宋体"/>
                <w:szCs w:val="21"/>
              </w:rPr>
            </w:pPr>
            <w:r>
              <w:rPr>
                <w:rFonts w:hint="eastAsia" w:ascii="宋体" w:hAnsi="宋体" w:eastAsia="宋体"/>
                <w:szCs w:val="21"/>
              </w:rPr>
              <w:t>联系电话</w:t>
            </w:r>
          </w:p>
        </w:tc>
        <w:tc>
          <w:tcPr>
            <w:tcW w:w="2766" w:type="dxa"/>
            <w:tcBorders>
              <w:top w:val="single" w:color="auto" w:sz="4" w:space="0"/>
              <w:left w:val="single" w:color="auto" w:sz="4" w:space="0"/>
              <w:bottom w:val="single" w:color="auto" w:sz="4" w:space="0"/>
              <w:right w:val="single" w:color="auto" w:sz="4" w:space="0"/>
            </w:tcBorders>
          </w:tcPr>
          <w:p w14:paraId="475412F0">
            <w:pPr>
              <w:spacing w:line="360" w:lineRule="auto"/>
              <w:jc w:val="center"/>
              <w:rPr>
                <w:rFonts w:hint="eastAsia" w:ascii="宋体" w:hAnsi="宋体" w:eastAsia="宋体"/>
                <w:szCs w:val="21"/>
              </w:rPr>
            </w:pPr>
            <w:r>
              <w:rPr>
                <w:rFonts w:hint="eastAsia" w:ascii="宋体" w:hAnsi="宋体" w:eastAsia="宋体"/>
                <w:szCs w:val="21"/>
              </w:rPr>
              <w:t>PhoneNum</w:t>
            </w:r>
          </w:p>
        </w:tc>
        <w:tc>
          <w:tcPr>
            <w:tcW w:w="2683" w:type="dxa"/>
            <w:tcBorders>
              <w:top w:val="single" w:color="auto" w:sz="4" w:space="0"/>
              <w:left w:val="single" w:color="auto" w:sz="4" w:space="0"/>
              <w:bottom w:val="single" w:color="auto" w:sz="4" w:space="0"/>
              <w:right w:val="single" w:color="auto" w:sz="4" w:space="0"/>
            </w:tcBorders>
          </w:tcPr>
          <w:p w14:paraId="7F675986">
            <w:pPr>
              <w:spacing w:line="360" w:lineRule="auto"/>
              <w:jc w:val="center"/>
              <w:rPr>
                <w:rFonts w:hint="eastAsia" w:ascii="宋体" w:hAnsi="宋体" w:eastAsia="宋体"/>
                <w:szCs w:val="21"/>
              </w:rPr>
            </w:pPr>
            <w:r>
              <w:rPr>
                <w:rFonts w:hint="eastAsia" w:ascii="宋体" w:hAnsi="宋体" w:eastAsia="宋体"/>
                <w:szCs w:val="21"/>
              </w:rPr>
              <w:t>varchar</w:t>
            </w:r>
          </w:p>
        </w:tc>
      </w:tr>
      <w:tr w14:paraId="3B41C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1BE7EAB6">
            <w:pPr>
              <w:spacing w:line="360" w:lineRule="auto"/>
              <w:jc w:val="center"/>
              <w:rPr>
                <w:rFonts w:hint="eastAsia" w:ascii="宋体" w:hAnsi="宋体" w:eastAsia="宋体"/>
                <w:szCs w:val="21"/>
              </w:rPr>
            </w:pPr>
            <w:r>
              <w:rPr>
                <w:rFonts w:hint="eastAsia" w:ascii="宋体" w:hAnsi="宋体" w:eastAsia="宋体"/>
                <w:szCs w:val="21"/>
              </w:rPr>
              <w:t>场馆信息</w:t>
            </w:r>
          </w:p>
        </w:tc>
        <w:tc>
          <w:tcPr>
            <w:tcW w:w="2766" w:type="dxa"/>
            <w:tcBorders>
              <w:top w:val="single" w:color="auto" w:sz="4" w:space="0"/>
              <w:left w:val="single" w:color="auto" w:sz="4" w:space="0"/>
              <w:bottom w:val="single" w:color="auto" w:sz="4" w:space="0"/>
              <w:right w:val="single" w:color="auto" w:sz="4" w:space="0"/>
            </w:tcBorders>
          </w:tcPr>
          <w:p w14:paraId="2B23F66D">
            <w:pPr>
              <w:spacing w:line="360" w:lineRule="auto"/>
              <w:jc w:val="center"/>
              <w:rPr>
                <w:rFonts w:hint="eastAsia" w:ascii="宋体" w:hAnsi="宋体" w:eastAsia="宋体"/>
                <w:szCs w:val="21"/>
              </w:rPr>
            </w:pPr>
            <w:r>
              <w:rPr>
                <w:rFonts w:hint="eastAsia" w:ascii="宋体" w:hAnsi="宋体" w:eastAsia="宋体"/>
                <w:szCs w:val="21"/>
              </w:rPr>
              <w:t>Information</w:t>
            </w:r>
          </w:p>
        </w:tc>
        <w:tc>
          <w:tcPr>
            <w:tcW w:w="2683" w:type="dxa"/>
            <w:tcBorders>
              <w:top w:val="single" w:color="auto" w:sz="4" w:space="0"/>
              <w:left w:val="single" w:color="auto" w:sz="4" w:space="0"/>
              <w:bottom w:val="single" w:color="auto" w:sz="4" w:space="0"/>
              <w:right w:val="single" w:color="auto" w:sz="4" w:space="0"/>
            </w:tcBorders>
          </w:tcPr>
          <w:p w14:paraId="1DB170D1">
            <w:pPr>
              <w:spacing w:line="360" w:lineRule="auto"/>
              <w:jc w:val="center"/>
              <w:rPr>
                <w:rFonts w:hint="eastAsia" w:ascii="宋体" w:hAnsi="宋体" w:eastAsia="宋体"/>
                <w:szCs w:val="21"/>
              </w:rPr>
            </w:pPr>
            <w:r>
              <w:rPr>
                <w:rFonts w:hint="eastAsia" w:ascii="宋体" w:hAnsi="宋体" w:eastAsia="宋体"/>
                <w:szCs w:val="21"/>
              </w:rPr>
              <w:t>text</w:t>
            </w:r>
          </w:p>
        </w:tc>
      </w:tr>
      <w:tr w14:paraId="13FF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47D33869">
            <w:pPr>
              <w:spacing w:line="360" w:lineRule="auto"/>
              <w:jc w:val="center"/>
              <w:rPr>
                <w:rFonts w:hint="eastAsia" w:ascii="宋体" w:hAnsi="宋体" w:eastAsia="宋体"/>
                <w:szCs w:val="21"/>
              </w:rPr>
            </w:pPr>
            <w:r>
              <w:rPr>
                <w:rFonts w:hint="eastAsia" w:ascii="宋体" w:hAnsi="宋体" w:eastAsia="宋体"/>
                <w:szCs w:val="21"/>
              </w:rPr>
              <w:t>场馆审核状态</w:t>
            </w:r>
          </w:p>
        </w:tc>
        <w:tc>
          <w:tcPr>
            <w:tcW w:w="2766" w:type="dxa"/>
            <w:tcBorders>
              <w:top w:val="single" w:color="auto" w:sz="4" w:space="0"/>
              <w:left w:val="single" w:color="auto" w:sz="4" w:space="0"/>
              <w:bottom w:val="single" w:color="auto" w:sz="4" w:space="0"/>
              <w:right w:val="single" w:color="auto" w:sz="4" w:space="0"/>
            </w:tcBorders>
          </w:tcPr>
          <w:p w14:paraId="0D27F149">
            <w:pPr>
              <w:spacing w:line="360" w:lineRule="auto"/>
              <w:jc w:val="center"/>
              <w:rPr>
                <w:rFonts w:hint="eastAsia" w:ascii="宋体" w:hAnsi="宋体" w:eastAsia="宋体"/>
                <w:szCs w:val="21"/>
              </w:rPr>
            </w:pPr>
            <w:r>
              <w:rPr>
                <w:rFonts w:hint="eastAsia" w:ascii="宋体" w:hAnsi="宋体" w:eastAsia="宋体"/>
                <w:szCs w:val="21"/>
              </w:rPr>
              <w:t>StadiumAuditStatus</w:t>
            </w:r>
          </w:p>
        </w:tc>
        <w:tc>
          <w:tcPr>
            <w:tcW w:w="2683" w:type="dxa"/>
            <w:tcBorders>
              <w:top w:val="single" w:color="auto" w:sz="4" w:space="0"/>
              <w:left w:val="single" w:color="auto" w:sz="4" w:space="0"/>
              <w:bottom w:val="single" w:color="auto" w:sz="4" w:space="0"/>
              <w:right w:val="single" w:color="auto" w:sz="4" w:space="0"/>
            </w:tcBorders>
          </w:tcPr>
          <w:p w14:paraId="50602887">
            <w:pPr>
              <w:spacing w:line="360" w:lineRule="auto"/>
              <w:jc w:val="center"/>
              <w:rPr>
                <w:rFonts w:hint="eastAsia" w:ascii="宋体" w:hAnsi="宋体" w:eastAsia="宋体"/>
                <w:szCs w:val="21"/>
              </w:rPr>
            </w:pPr>
            <w:ins w:id="253" w:author="毛毛妈" w:date="2025-11-12T16:26:00Z">
              <w:r>
                <w:rPr>
                  <w:rFonts w:hint="eastAsia" w:ascii="宋体" w:hAnsi="宋体" w:eastAsia="宋体"/>
                  <w:szCs w:val="21"/>
                </w:rPr>
                <w:t>varchar</w:t>
              </w:r>
            </w:ins>
            <w:del w:id="254" w:author="毛毛妈" w:date="2025-11-12T16:26:00Z">
              <w:r>
                <w:rPr>
                  <w:rFonts w:hint="eastAsia" w:ascii="宋体" w:hAnsi="宋体" w:eastAsia="宋体"/>
                  <w:szCs w:val="21"/>
                </w:rPr>
                <w:delText>Int</w:delText>
              </w:r>
            </w:del>
            <w:r>
              <w:rPr>
                <w:rFonts w:hint="eastAsia" w:ascii="宋体" w:hAnsi="宋体" w:eastAsia="宋体"/>
                <w:szCs w:val="21"/>
              </w:rPr>
              <w:t>（待审核/通过/不通过）</w:t>
            </w:r>
          </w:p>
        </w:tc>
      </w:tr>
      <w:tr w14:paraId="286EF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615065D9">
            <w:pPr>
              <w:spacing w:line="360" w:lineRule="auto"/>
              <w:jc w:val="center"/>
              <w:rPr>
                <w:rFonts w:hint="eastAsia" w:ascii="宋体" w:hAnsi="宋体" w:eastAsia="宋体"/>
                <w:szCs w:val="21"/>
              </w:rPr>
            </w:pPr>
            <w:commentRangeStart w:id="4"/>
            <w:r>
              <w:rPr>
                <w:rFonts w:hint="eastAsia" w:ascii="宋体" w:hAnsi="宋体" w:eastAsia="宋体"/>
                <w:szCs w:val="21"/>
              </w:rPr>
              <w:t>场馆状态</w:t>
            </w:r>
          </w:p>
        </w:tc>
        <w:tc>
          <w:tcPr>
            <w:tcW w:w="2766" w:type="dxa"/>
            <w:tcBorders>
              <w:top w:val="single" w:color="auto" w:sz="4" w:space="0"/>
              <w:left w:val="single" w:color="auto" w:sz="4" w:space="0"/>
              <w:bottom w:val="single" w:color="auto" w:sz="4" w:space="0"/>
              <w:right w:val="single" w:color="auto" w:sz="4" w:space="0"/>
            </w:tcBorders>
          </w:tcPr>
          <w:p w14:paraId="3DB635C8">
            <w:pPr>
              <w:spacing w:line="360" w:lineRule="auto"/>
              <w:jc w:val="center"/>
              <w:rPr>
                <w:rFonts w:hint="eastAsia" w:ascii="宋体" w:hAnsi="宋体" w:eastAsia="宋体"/>
                <w:szCs w:val="21"/>
              </w:rPr>
            </w:pPr>
            <w:r>
              <w:rPr>
                <w:rFonts w:hint="eastAsia" w:ascii="宋体" w:hAnsi="宋体" w:eastAsia="宋体"/>
                <w:szCs w:val="21"/>
              </w:rPr>
              <w:t>StadiumStatus</w:t>
            </w:r>
          </w:p>
        </w:tc>
        <w:tc>
          <w:tcPr>
            <w:tcW w:w="2683" w:type="dxa"/>
            <w:tcBorders>
              <w:top w:val="single" w:color="auto" w:sz="4" w:space="0"/>
              <w:left w:val="single" w:color="auto" w:sz="4" w:space="0"/>
              <w:bottom w:val="single" w:color="auto" w:sz="4" w:space="0"/>
              <w:right w:val="single" w:color="auto" w:sz="4" w:space="0"/>
            </w:tcBorders>
          </w:tcPr>
          <w:p w14:paraId="109C047C">
            <w:pPr>
              <w:spacing w:line="360" w:lineRule="auto"/>
              <w:jc w:val="center"/>
              <w:rPr>
                <w:rFonts w:hint="eastAsia" w:ascii="宋体" w:hAnsi="宋体" w:eastAsia="宋体"/>
                <w:szCs w:val="21"/>
              </w:rPr>
            </w:pPr>
            <w:r>
              <w:rPr>
                <w:rFonts w:hint="eastAsia" w:ascii="宋体" w:hAnsi="宋体" w:eastAsia="宋体"/>
                <w:szCs w:val="21"/>
              </w:rPr>
              <w:t>bool（开放/未开放）</w:t>
            </w:r>
            <w:commentRangeEnd w:id="4"/>
            <w:r>
              <w:rPr>
                <w:rStyle w:val="18"/>
              </w:rPr>
              <w:commentReference w:id="4"/>
            </w:r>
          </w:p>
        </w:tc>
      </w:tr>
    </w:tbl>
    <w:p w14:paraId="1B2A8A00">
      <w:pPr>
        <w:spacing w:line="360" w:lineRule="auto"/>
        <w:rPr>
          <w:rFonts w:hint="eastAsia" w:ascii="宋体" w:hAnsi="宋体" w:eastAsia="宋体"/>
          <w:szCs w:val="21"/>
        </w:rPr>
      </w:pPr>
    </w:p>
    <w:p w14:paraId="0894D156">
      <w:pPr>
        <w:spacing w:line="360" w:lineRule="auto"/>
        <w:jc w:val="left"/>
        <w:rPr>
          <w:rFonts w:hint="eastAsia" w:ascii="宋体" w:hAnsi="宋体" w:eastAsia="宋体"/>
          <w:b/>
          <w:bCs/>
          <w:szCs w:val="21"/>
        </w:rPr>
      </w:pPr>
      <w:r>
        <w:rPr>
          <w:rFonts w:ascii="宋体" w:hAnsi="宋体" w:eastAsia="宋体"/>
          <w:b/>
          <w:bCs/>
          <w:szCs w:val="21"/>
        </w:rPr>
        <w:t>类名：</w:t>
      </w:r>
      <w:r>
        <w:rPr>
          <w:rFonts w:hint="eastAsia" w:ascii="宋体" w:hAnsi="宋体" w:eastAsia="宋体"/>
          <w:b/>
          <w:bCs/>
          <w:szCs w:val="21"/>
        </w:rPr>
        <w:t>Fields</w:t>
      </w:r>
      <w:r>
        <w:rPr>
          <w:rFonts w:ascii="宋体" w:hAnsi="宋体" w:eastAsia="宋体"/>
          <w:b/>
          <w:bCs/>
          <w:szCs w:val="21"/>
        </w:rPr>
        <w:t>（</w:t>
      </w:r>
      <w:r>
        <w:rPr>
          <w:rFonts w:hint="eastAsia" w:ascii="宋体" w:hAnsi="宋体" w:eastAsia="宋体"/>
          <w:b/>
          <w:bCs/>
          <w:szCs w:val="21"/>
        </w:rPr>
        <w:t>场地</w:t>
      </w:r>
      <w:r>
        <w:rPr>
          <w:rFonts w:ascii="宋体" w:hAnsi="宋体" w:eastAsia="宋体"/>
          <w:b/>
          <w:bCs/>
          <w:szCs w:val="21"/>
        </w:rPr>
        <w:t>类）</w:t>
      </w:r>
    </w:p>
    <w:p w14:paraId="502F782E">
      <w:pPr>
        <w:spacing w:line="360" w:lineRule="auto"/>
        <w:jc w:val="left"/>
        <w:rPr>
          <w:rFonts w:hint="eastAsia" w:ascii="宋体" w:hAnsi="宋体" w:eastAsia="宋体"/>
          <w:b/>
          <w:bCs/>
          <w:szCs w:val="21"/>
        </w:rPr>
      </w:pPr>
      <w:r>
        <w:rPr>
          <w:rFonts w:ascii="宋体" w:hAnsi="宋体" w:eastAsia="宋体"/>
          <w:b/>
          <w:bCs/>
          <w:szCs w:val="21"/>
        </w:rPr>
        <w:t xml:space="preserve"> 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del w:id="255" w:author="fish [2]" w:date="2025-11-15T21:36:21Z">
        <w:r>
          <w:rPr>
            <w:rFonts w:hint="default" w:ascii="宋体" w:hAnsi="宋体" w:eastAsia="宋体"/>
            <w:b/>
            <w:bCs/>
            <w:szCs w:val="21"/>
            <w:lang w:val="en-US"/>
          </w:rPr>
          <w:delText>4</w:delText>
        </w:r>
      </w:del>
      <w:ins w:id="256" w:author="fish [2]" w:date="2025-11-15T21:36:21Z">
        <w:r>
          <w:rPr>
            <w:rFonts w:hint="eastAsia" w:ascii="宋体" w:hAnsi="宋体" w:eastAsia="宋体"/>
            <w:b/>
            <w:bCs/>
            <w:szCs w:val="21"/>
            <w:lang w:val="en-US" w:eastAsia="zh-CN"/>
          </w:rPr>
          <w:t>6</w:t>
        </w:r>
      </w:ins>
      <w:r>
        <w:rPr>
          <w:rFonts w:ascii="宋体" w:hAnsi="宋体" w:eastAsia="宋体"/>
          <w:b/>
          <w:bCs/>
          <w:szCs w:val="21"/>
        </w:rPr>
        <w:t>所示：</w:t>
      </w:r>
    </w:p>
    <w:p w14:paraId="48224F6E">
      <w:pPr>
        <w:spacing w:line="360" w:lineRule="auto"/>
        <w:jc w:val="center"/>
        <w:rPr>
          <w:rFonts w:hint="eastAsia" w:ascii="宋体" w:hAnsi="宋体" w:eastAsia="宋体"/>
          <w:szCs w:val="21"/>
        </w:rPr>
      </w:pPr>
    </w:p>
    <w:p w14:paraId="674E1D2E">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w:t>
      </w:r>
      <w:del w:id="257" w:author="fish [2]" w:date="2025-11-15T21:36:22Z">
        <w:r>
          <w:rPr>
            <w:rFonts w:hint="default" w:ascii="宋体" w:hAnsi="宋体" w:eastAsia="宋体"/>
            <w:szCs w:val="21"/>
            <w:lang w:val="en-US"/>
          </w:rPr>
          <w:delText>4</w:delText>
        </w:r>
      </w:del>
      <w:ins w:id="258" w:author="fish [2]" w:date="2025-11-15T21:36:22Z">
        <w:r>
          <w:rPr>
            <w:rFonts w:hint="eastAsia" w:ascii="宋体" w:hAnsi="宋体" w:eastAsia="宋体"/>
            <w:szCs w:val="21"/>
            <w:lang w:val="en-US" w:eastAsia="zh-CN"/>
          </w:rPr>
          <w:t>6</w:t>
        </w:r>
      </w:ins>
      <w:r>
        <w:rPr>
          <w:rFonts w:ascii="宋体" w:hAnsi="宋体" w:eastAsia="宋体"/>
          <w:szCs w:val="21"/>
        </w:rPr>
        <w:t xml:space="preserve"> </w:t>
      </w:r>
      <w:r>
        <w:rPr>
          <w:rFonts w:hint="eastAsia" w:ascii="宋体" w:hAnsi="宋体" w:eastAsia="宋体"/>
          <w:szCs w:val="21"/>
        </w:rPr>
        <w:t>Fields</w:t>
      </w:r>
      <w:r>
        <w:rPr>
          <w:rFonts w:ascii="宋体" w:hAnsi="宋体" w:eastAsia="宋体"/>
          <w:szCs w:val="21"/>
        </w:rPr>
        <w:t>类属性表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521"/>
        <w:gridCol w:w="2091"/>
      </w:tblGrid>
      <w:tr w14:paraId="1F98C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3AC24EF8">
            <w:pPr>
              <w:spacing w:line="360" w:lineRule="auto"/>
              <w:jc w:val="center"/>
              <w:rPr>
                <w:rFonts w:hint="eastAsia" w:ascii="宋体" w:hAnsi="宋体" w:eastAsia="宋体"/>
                <w:szCs w:val="21"/>
              </w:rPr>
            </w:pPr>
            <w:r>
              <w:rPr>
                <w:rFonts w:ascii="宋体" w:hAnsi="宋体" w:eastAsia="宋体"/>
                <w:szCs w:val="21"/>
              </w:rPr>
              <w:t>中文名</w:t>
            </w:r>
          </w:p>
        </w:tc>
        <w:tc>
          <w:tcPr>
            <w:tcW w:w="2521" w:type="dxa"/>
          </w:tcPr>
          <w:p w14:paraId="4B5C5117">
            <w:pPr>
              <w:spacing w:line="360" w:lineRule="auto"/>
              <w:jc w:val="center"/>
              <w:rPr>
                <w:rFonts w:hint="eastAsia" w:ascii="宋体" w:hAnsi="宋体" w:eastAsia="宋体"/>
                <w:szCs w:val="21"/>
              </w:rPr>
            </w:pPr>
            <w:r>
              <w:rPr>
                <w:rFonts w:ascii="宋体" w:hAnsi="宋体" w:eastAsia="宋体"/>
                <w:szCs w:val="21"/>
              </w:rPr>
              <w:t>英文名</w:t>
            </w:r>
          </w:p>
        </w:tc>
        <w:tc>
          <w:tcPr>
            <w:tcW w:w="2091" w:type="dxa"/>
          </w:tcPr>
          <w:p w14:paraId="2F9FC6C2">
            <w:pPr>
              <w:spacing w:line="360" w:lineRule="auto"/>
              <w:jc w:val="center"/>
              <w:rPr>
                <w:rFonts w:hint="eastAsia" w:ascii="宋体" w:hAnsi="宋体" w:eastAsia="宋体"/>
                <w:szCs w:val="21"/>
              </w:rPr>
            </w:pPr>
            <w:r>
              <w:rPr>
                <w:rFonts w:ascii="宋体" w:hAnsi="宋体" w:eastAsia="宋体"/>
                <w:szCs w:val="21"/>
              </w:rPr>
              <w:t>数据类型</w:t>
            </w:r>
          </w:p>
        </w:tc>
      </w:tr>
      <w:tr w14:paraId="02846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440DBD57">
            <w:pPr>
              <w:spacing w:line="360" w:lineRule="auto"/>
              <w:jc w:val="center"/>
              <w:rPr>
                <w:rFonts w:hint="eastAsia" w:ascii="宋体" w:hAnsi="宋体" w:eastAsia="宋体"/>
                <w:szCs w:val="21"/>
              </w:rPr>
            </w:pPr>
            <w:r>
              <w:rPr>
                <w:rFonts w:hint="eastAsia" w:ascii="宋体" w:hAnsi="宋体" w:eastAsia="宋体"/>
                <w:szCs w:val="21"/>
              </w:rPr>
              <w:t>场地</w:t>
            </w:r>
            <w:r>
              <w:rPr>
                <w:rFonts w:ascii="宋体" w:hAnsi="宋体" w:eastAsia="宋体"/>
                <w:szCs w:val="21"/>
              </w:rPr>
              <w:t>ID</w:t>
            </w:r>
          </w:p>
        </w:tc>
        <w:tc>
          <w:tcPr>
            <w:tcW w:w="2521" w:type="dxa"/>
          </w:tcPr>
          <w:p w14:paraId="5E259E47">
            <w:pPr>
              <w:spacing w:line="360" w:lineRule="auto"/>
              <w:jc w:val="center"/>
              <w:rPr>
                <w:rFonts w:hint="eastAsia" w:ascii="宋体" w:hAnsi="宋体" w:eastAsia="宋体"/>
                <w:szCs w:val="21"/>
              </w:rPr>
            </w:pPr>
            <w:r>
              <w:rPr>
                <w:rFonts w:hint="eastAsia" w:ascii="宋体" w:hAnsi="宋体" w:eastAsia="宋体"/>
                <w:szCs w:val="21"/>
              </w:rPr>
              <w:t>Field</w:t>
            </w:r>
            <w:r>
              <w:rPr>
                <w:rFonts w:ascii="宋体" w:hAnsi="宋体" w:eastAsia="宋体"/>
                <w:szCs w:val="21"/>
              </w:rPr>
              <w:t>ID</w:t>
            </w:r>
          </w:p>
        </w:tc>
        <w:tc>
          <w:tcPr>
            <w:tcW w:w="2091" w:type="dxa"/>
          </w:tcPr>
          <w:p w14:paraId="6435E44E">
            <w:pPr>
              <w:spacing w:line="360" w:lineRule="auto"/>
              <w:jc w:val="center"/>
              <w:rPr>
                <w:rFonts w:hint="eastAsia" w:ascii="宋体" w:hAnsi="宋体" w:eastAsia="宋体"/>
                <w:szCs w:val="21"/>
              </w:rPr>
            </w:pPr>
            <w:r>
              <w:rPr>
                <w:rFonts w:hint="eastAsia" w:ascii="宋体" w:hAnsi="宋体" w:eastAsia="宋体"/>
                <w:szCs w:val="21"/>
              </w:rPr>
              <w:t>varchar</w:t>
            </w:r>
          </w:p>
        </w:tc>
      </w:tr>
      <w:tr w14:paraId="1F917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2D8A9A16">
            <w:pPr>
              <w:spacing w:line="360" w:lineRule="auto"/>
              <w:jc w:val="center"/>
              <w:rPr>
                <w:rFonts w:hint="eastAsia" w:ascii="宋体" w:hAnsi="宋体" w:eastAsia="宋体"/>
                <w:szCs w:val="21"/>
              </w:rPr>
            </w:pPr>
            <w:r>
              <w:rPr>
                <w:rFonts w:hint="eastAsia" w:ascii="宋体" w:hAnsi="宋体" w:eastAsia="宋体"/>
                <w:szCs w:val="21"/>
              </w:rPr>
              <w:t>场馆ID</w:t>
            </w:r>
          </w:p>
        </w:tc>
        <w:tc>
          <w:tcPr>
            <w:tcW w:w="2521" w:type="dxa"/>
          </w:tcPr>
          <w:p w14:paraId="39460F98">
            <w:pPr>
              <w:spacing w:line="360" w:lineRule="auto"/>
              <w:jc w:val="center"/>
              <w:rPr>
                <w:rFonts w:hint="eastAsia" w:ascii="宋体" w:hAnsi="宋体" w:eastAsia="宋体"/>
                <w:szCs w:val="21"/>
              </w:rPr>
            </w:pPr>
            <w:r>
              <w:rPr>
                <w:rFonts w:hint="eastAsia" w:ascii="宋体" w:hAnsi="宋体" w:eastAsia="宋体"/>
                <w:szCs w:val="21"/>
              </w:rPr>
              <w:t>StadiumID</w:t>
            </w:r>
          </w:p>
        </w:tc>
        <w:tc>
          <w:tcPr>
            <w:tcW w:w="2091" w:type="dxa"/>
          </w:tcPr>
          <w:p w14:paraId="4FD0FD47">
            <w:pPr>
              <w:spacing w:line="360" w:lineRule="auto"/>
              <w:jc w:val="center"/>
              <w:rPr>
                <w:rFonts w:hint="eastAsia" w:ascii="宋体" w:hAnsi="宋体" w:eastAsia="宋体"/>
                <w:szCs w:val="21"/>
              </w:rPr>
            </w:pPr>
            <w:r>
              <w:rPr>
                <w:rFonts w:hint="eastAsia" w:ascii="宋体" w:hAnsi="宋体" w:eastAsia="宋体"/>
                <w:szCs w:val="21"/>
              </w:rPr>
              <w:t>varchar</w:t>
            </w:r>
          </w:p>
        </w:tc>
      </w:tr>
      <w:tr w14:paraId="4469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2B5FA0E4">
            <w:pPr>
              <w:spacing w:line="360" w:lineRule="auto"/>
              <w:jc w:val="center"/>
              <w:rPr>
                <w:rFonts w:hint="eastAsia" w:ascii="宋体" w:hAnsi="宋体" w:eastAsia="宋体"/>
                <w:szCs w:val="21"/>
              </w:rPr>
            </w:pPr>
            <w:r>
              <w:rPr>
                <w:rFonts w:hint="eastAsia" w:ascii="宋体" w:hAnsi="宋体" w:eastAsia="宋体"/>
                <w:szCs w:val="21"/>
              </w:rPr>
              <w:t>场地类型</w:t>
            </w:r>
          </w:p>
        </w:tc>
        <w:tc>
          <w:tcPr>
            <w:tcW w:w="2521" w:type="dxa"/>
          </w:tcPr>
          <w:p w14:paraId="0EAC1A41">
            <w:pPr>
              <w:spacing w:line="360" w:lineRule="auto"/>
              <w:jc w:val="center"/>
              <w:rPr>
                <w:rFonts w:hint="eastAsia" w:ascii="宋体" w:hAnsi="宋体" w:eastAsia="宋体"/>
                <w:szCs w:val="21"/>
              </w:rPr>
            </w:pPr>
            <w:r>
              <w:rPr>
                <w:rFonts w:hint="eastAsia" w:ascii="宋体" w:hAnsi="宋体" w:eastAsia="宋体"/>
                <w:szCs w:val="21"/>
              </w:rPr>
              <w:t>Type</w:t>
            </w:r>
          </w:p>
        </w:tc>
        <w:tc>
          <w:tcPr>
            <w:tcW w:w="2091" w:type="dxa"/>
          </w:tcPr>
          <w:p w14:paraId="7B77F7C4">
            <w:pPr>
              <w:spacing w:line="360" w:lineRule="auto"/>
              <w:jc w:val="center"/>
              <w:rPr>
                <w:rFonts w:hint="eastAsia" w:ascii="宋体" w:hAnsi="宋体" w:eastAsia="宋体"/>
                <w:szCs w:val="21"/>
              </w:rPr>
            </w:pPr>
            <w:r>
              <w:rPr>
                <w:rFonts w:hint="eastAsia" w:ascii="宋体" w:hAnsi="宋体" w:eastAsia="宋体"/>
                <w:szCs w:val="21"/>
              </w:rPr>
              <w:t>v</w:t>
            </w:r>
            <w:r>
              <w:rPr>
                <w:rFonts w:ascii="宋体" w:hAnsi="宋体" w:eastAsia="宋体"/>
                <w:szCs w:val="21"/>
              </w:rPr>
              <w:t>archar</w:t>
            </w:r>
          </w:p>
        </w:tc>
      </w:tr>
      <w:tr w14:paraId="7B98D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0EB0FEE9">
            <w:pPr>
              <w:spacing w:line="360" w:lineRule="auto"/>
              <w:jc w:val="center"/>
              <w:rPr>
                <w:rFonts w:hint="eastAsia" w:ascii="宋体" w:hAnsi="宋体" w:eastAsia="宋体"/>
                <w:szCs w:val="21"/>
              </w:rPr>
            </w:pPr>
            <w:commentRangeStart w:id="5"/>
            <w:commentRangeStart w:id="6"/>
            <w:commentRangeStart w:id="7"/>
            <w:r>
              <w:rPr>
                <w:rFonts w:hint="eastAsia" w:ascii="宋体" w:hAnsi="宋体" w:eastAsia="宋体"/>
                <w:szCs w:val="21"/>
              </w:rPr>
              <w:t>开放时段</w:t>
            </w:r>
          </w:p>
        </w:tc>
        <w:tc>
          <w:tcPr>
            <w:tcW w:w="2521" w:type="dxa"/>
          </w:tcPr>
          <w:p w14:paraId="372FDAC1">
            <w:pPr>
              <w:spacing w:line="360" w:lineRule="auto"/>
              <w:jc w:val="center"/>
              <w:rPr>
                <w:rFonts w:hint="eastAsia" w:ascii="宋体" w:hAnsi="宋体" w:eastAsia="宋体"/>
                <w:szCs w:val="21"/>
              </w:rPr>
            </w:pPr>
            <w:r>
              <w:rPr>
                <w:rFonts w:hint="eastAsia" w:ascii="宋体" w:hAnsi="宋体" w:eastAsia="宋体"/>
                <w:szCs w:val="21"/>
              </w:rPr>
              <w:t>OpenTime</w:t>
            </w:r>
          </w:p>
        </w:tc>
        <w:tc>
          <w:tcPr>
            <w:tcW w:w="2091" w:type="dxa"/>
          </w:tcPr>
          <w:p w14:paraId="41E7FB19">
            <w:pPr>
              <w:spacing w:line="360" w:lineRule="auto"/>
              <w:jc w:val="center"/>
              <w:rPr>
                <w:rFonts w:hint="eastAsia" w:ascii="宋体" w:hAnsi="宋体" w:eastAsia="宋体"/>
                <w:szCs w:val="21"/>
              </w:rPr>
            </w:pPr>
            <w:r>
              <w:rPr>
                <w:rFonts w:hint="eastAsia" w:ascii="宋体" w:hAnsi="宋体" w:eastAsia="宋体"/>
                <w:szCs w:val="21"/>
              </w:rPr>
              <w:t>datetime</w:t>
            </w:r>
            <w:commentRangeEnd w:id="5"/>
            <w:r>
              <w:rPr>
                <w:rStyle w:val="18"/>
              </w:rPr>
              <w:commentReference w:id="5"/>
            </w:r>
            <w:commentRangeEnd w:id="6"/>
            <w:r>
              <w:commentReference w:id="6"/>
            </w:r>
            <w:commentRangeEnd w:id="7"/>
            <w:r>
              <w:commentReference w:id="7"/>
            </w:r>
          </w:p>
        </w:tc>
      </w:tr>
      <w:tr w14:paraId="06191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319EBEDC">
            <w:pPr>
              <w:spacing w:line="360" w:lineRule="auto"/>
              <w:jc w:val="center"/>
              <w:rPr>
                <w:rFonts w:hint="eastAsia" w:ascii="宋体" w:hAnsi="宋体" w:eastAsia="宋体"/>
                <w:szCs w:val="21"/>
              </w:rPr>
            </w:pPr>
            <w:commentRangeStart w:id="8"/>
            <w:r>
              <w:rPr>
                <w:rFonts w:hint="eastAsia" w:ascii="宋体" w:hAnsi="宋体" w:eastAsia="宋体"/>
                <w:szCs w:val="21"/>
              </w:rPr>
              <w:t>场地状态</w:t>
            </w:r>
          </w:p>
        </w:tc>
        <w:tc>
          <w:tcPr>
            <w:tcW w:w="2521" w:type="dxa"/>
          </w:tcPr>
          <w:p w14:paraId="320CDBF5">
            <w:pPr>
              <w:spacing w:line="360" w:lineRule="auto"/>
              <w:jc w:val="center"/>
              <w:rPr>
                <w:rFonts w:hint="eastAsia" w:ascii="宋体" w:hAnsi="宋体" w:eastAsia="宋体"/>
                <w:szCs w:val="21"/>
              </w:rPr>
            </w:pPr>
            <w:del w:id="259" w:author="fish [2]" w:date="2025-11-14T12:40:22Z">
              <w:r>
                <w:rPr>
                  <w:rFonts w:hint="default" w:ascii="宋体" w:hAnsi="宋体" w:eastAsia="宋体"/>
                  <w:szCs w:val="21"/>
                  <w:lang w:val="en-US"/>
                </w:rPr>
                <w:delText>Stadium</w:delText>
              </w:r>
            </w:del>
            <w:ins w:id="260" w:author="fish [2]" w:date="2025-11-14T12:40:24Z">
              <w:r>
                <w:rPr>
                  <w:rFonts w:hint="eastAsia" w:ascii="宋体" w:hAnsi="宋体" w:eastAsia="宋体"/>
                  <w:szCs w:val="21"/>
                  <w:lang w:val="en-US" w:eastAsia="zh-CN"/>
                </w:rPr>
                <w:t>Field</w:t>
              </w:r>
            </w:ins>
            <w:r>
              <w:rPr>
                <w:rFonts w:hint="eastAsia" w:ascii="宋体" w:hAnsi="宋体" w:eastAsia="宋体"/>
                <w:szCs w:val="21"/>
              </w:rPr>
              <w:t>Status</w:t>
            </w:r>
          </w:p>
        </w:tc>
        <w:tc>
          <w:tcPr>
            <w:tcW w:w="2091" w:type="dxa"/>
          </w:tcPr>
          <w:p w14:paraId="325F1E45">
            <w:pPr>
              <w:spacing w:line="360" w:lineRule="auto"/>
              <w:jc w:val="center"/>
              <w:rPr>
                <w:rFonts w:hint="eastAsia" w:ascii="宋体" w:hAnsi="宋体" w:eastAsia="宋体"/>
                <w:szCs w:val="21"/>
              </w:rPr>
            </w:pPr>
            <w:r>
              <w:rPr>
                <w:rFonts w:hint="eastAsia" w:ascii="宋体" w:hAnsi="宋体" w:eastAsia="宋体"/>
                <w:szCs w:val="21"/>
              </w:rPr>
              <w:t>bool（开放/未开放）</w:t>
            </w:r>
            <w:commentRangeEnd w:id="8"/>
            <w:r>
              <w:rPr>
                <w:rStyle w:val="18"/>
              </w:rPr>
              <w:commentReference w:id="8"/>
            </w:r>
          </w:p>
        </w:tc>
      </w:tr>
      <w:tr w14:paraId="673B9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0B6855C4">
            <w:pPr>
              <w:spacing w:line="360" w:lineRule="auto"/>
              <w:jc w:val="center"/>
              <w:rPr>
                <w:rFonts w:hint="eastAsia" w:ascii="宋体" w:hAnsi="宋体" w:eastAsia="宋体"/>
                <w:szCs w:val="21"/>
              </w:rPr>
            </w:pPr>
            <w:r>
              <w:rPr>
                <w:rFonts w:hint="eastAsia" w:ascii="宋体" w:hAnsi="宋体" w:eastAsia="宋体"/>
                <w:szCs w:val="21"/>
              </w:rPr>
              <w:t>单价</w:t>
            </w:r>
          </w:p>
        </w:tc>
        <w:tc>
          <w:tcPr>
            <w:tcW w:w="2521" w:type="dxa"/>
          </w:tcPr>
          <w:p w14:paraId="3CAF0690">
            <w:pPr>
              <w:spacing w:line="360" w:lineRule="auto"/>
              <w:jc w:val="center"/>
              <w:rPr>
                <w:rFonts w:hint="eastAsia" w:ascii="宋体" w:hAnsi="宋体" w:eastAsia="宋体"/>
                <w:szCs w:val="21"/>
              </w:rPr>
            </w:pPr>
            <w:r>
              <w:rPr>
                <w:rFonts w:hint="eastAsia" w:ascii="宋体" w:hAnsi="宋体" w:eastAsia="宋体"/>
                <w:szCs w:val="21"/>
              </w:rPr>
              <w:t>ReserveCost</w:t>
            </w:r>
          </w:p>
        </w:tc>
        <w:tc>
          <w:tcPr>
            <w:tcW w:w="2091" w:type="dxa"/>
          </w:tcPr>
          <w:p w14:paraId="219B8B4B">
            <w:pPr>
              <w:spacing w:line="360" w:lineRule="auto"/>
              <w:jc w:val="center"/>
              <w:rPr>
                <w:rFonts w:hint="eastAsia" w:ascii="宋体" w:hAnsi="宋体" w:eastAsia="宋体"/>
                <w:szCs w:val="21"/>
              </w:rPr>
            </w:pPr>
            <w:r>
              <w:rPr>
                <w:rFonts w:hint="eastAsia" w:ascii="宋体" w:hAnsi="宋体" w:eastAsia="宋体"/>
                <w:szCs w:val="21"/>
              </w:rPr>
              <w:t>Numeric</w:t>
            </w:r>
          </w:p>
        </w:tc>
      </w:tr>
    </w:tbl>
    <w:p w14:paraId="734E732D">
      <w:pPr>
        <w:spacing w:line="360" w:lineRule="auto"/>
        <w:jc w:val="left"/>
        <w:rPr>
          <w:rFonts w:hint="eastAsia" w:ascii="宋体" w:hAnsi="宋体" w:eastAsia="宋体"/>
          <w:b/>
          <w:bCs/>
          <w:szCs w:val="21"/>
        </w:rPr>
      </w:pPr>
    </w:p>
    <w:p w14:paraId="112264DE">
      <w:pPr>
        <w:spacing w:line="360" w:lineRule="auto"/>
        <w:jc w:val="left"/>
        <w:rPr>
          <w:rFonts w:hint="eastAsia" w:ascii="宋体" w:hAnsi="宋体" w:eastAsia="宋体"/>
          <w:b/>
          <w:bCs/>
          <w:szCs w:val="21"/>
        </w:rPr>
      </w:pPr>
      <w:r>
        <w:rPr>
          <w:rFonts w:hint="eastAsia" w:ascii="宋体" w:hAnsi="宋体" w:eastAsia="宋体"/>
          <w:b/>
          <w:bCs/>
          <w:szCs w:val="21"/>
        </w:rPr>
        <w:t>类名：Period(时段</w:t>
      </w:r>
      <w:r>
        <w:rPr>
          <w:rFonts w:ascii="宋体" w:hAnsi="宋体" w:eastAsia="宋体"/>
          <w:b/>
          <w:bCs/>
          <w:szCs w:val="21"/>
        </w:rPr>
        <w:t>类</w:t>
      </w:r>
      <w:r>
        <w:rPr>
          <w:rFonts w:hint="eastAsia" w:ascii="宋体" w:hAnsi="宋体" w:eastAsia="宋体"/>
          <w:b/>
          <w:bCs/>
          <w:szCs w:val="21"/>
        </w:rPr>
        <w:t>)</w:t>
      </w:r>
    </w:p>
    <w:p w14:paraId="6F844035">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w:t>
      </w:r>
      <w:del w:id="261" w:author="fish [2]" w:date="2025-11-15T21:36:24Z">
        <w:r>
          <w:rPr>
            <w:rFonts w:hint="default" w:ascii="宋体" w:hAnsi="宋体" w:eastAsia="宋体"/>
            <w:b/>
            <w:bCs/>
            <w:szCs w:val="21"/>
            <w:lang w:val="en-US"/>
          </w:rPr>
          <w:delText>5</w:delText>
        </w:r>
      </w:del>
      <w:ins w:id="262" w:author="fish [2]" w:date="2025-11-15T21:36:24Z">
        <w:r>
          <w:rPr>
            <w:rFonts w:hint="eastAsia" w:ascii="宋体" w:hAnsi="宋体" w:eastAsia="宋体"/>
            <w:b/>
            <w:bCs/>
            <w:szCs w:val="21"/>
            <w:lang w:val="en-US" w:eastAsia="zh-CN"/>
          </w:rPr>
          <w:t>7</w:t>
        </w:r>
      </w:ins>
      <w:r>
        <w:rPr>
          <w:rFonts w:hint="eastAsia" w:ascii="宋体" w:hAnsi="宋体" w:eastAsia="宋体"/>
          <w:b/>
          <w:bCs/>
          <w:szCs w:val="21"/>
        </w:rPr>
        <w:t>所示：</w:t>
      </w:r>
    </w:p>
    <w:p w14:paraId="3FA02DDC">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.1.</w:t>
      </w:r>
      <w:del w:id="263" w:author="fish [2]" w:date="2025-11-15T21:36:26Z">
        <w:r>
          <w:rPr>
            <w:rFonts w:hint="default" w:ascii="宋体" w:hAnsi="宋体" w:eastAsia="宋体"/>
            <w:szCs w:val="21"/>
            <w:lang w:val="en-US"/>
          </w:rPr>
          <w:delText>5</w:delText>
        </w:r>
      </w:del>
      <w:ins w:id="264" w:author="fish [2]" w:date="2025-11-15T21:36:26Z">
        <w:r>
          <w:rPr>
            <w:rFonts w:hint="eastAsia" w:ascii="宋体" w:hAnsi="宋体" w:eastAsia="宋体"/>
            <w:szCs w:val="21"/>
            <w:lang w:val="en-US" w:eastAsia="zh-CN"/>
          </w:rPr>
          <w:t>7</w:t>
        </w:r>
      </w:ins>
      <w:r>
        <w:rPr>
          <w:rFonts w:ascii="宋体" w:hAnsi="宋体" w:eastAsia="宋体"/>
          <w:szCs w:val="21"/>
        </w:rPr>
        <w:t xml:space="preserve"> </w:t>
      </w:r>
      <w:r>
        <w:rPr>
          <w:rFonts w:hint="eastAsia" w:ascii="宋体" w:hAnsi="宋体" w:eastAsia="宋体"/>
          <w:szCs w:val="21"/>
        </w:rPr>
        <w:t>Period类属性表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2C4C7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F0C2D74">
            <w:pPr>
              <w:spacing w:line="360" w:lineRule="auto"/>
              <w:jc w:val="center"/>
              <w:rPr>
                <w:rFonts w:hint="eastAsia" w:ascii="宋体" w:hAnsi="宋体" w:eastAsia="宋体"/>
                <w:szCs w:val="21"/>
              </w:rPr>
            </w:pPr>
            <w:r>
              <w:rPr>
                <w:rFonts w:hint="eastAsia" w:ascii="宋体" w:hAnsi="宋体" w:eastAsia="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1138C7DC">
            <w:pPr>
              <w:spacing w:line="360" w:lineRule="auto"/>
              <w:jc w:val="center"/>
              <w:rPr>
                <w:rFonts w:hint="eastAsia" w:ascii="宋体" w:hAnsi="宋体" w:eastAsia="宋体"/>
                <w:szCs w:val="21"/>
              </w:rPr>
            </w:pPr>
            <w:r>
              <w:rPr>
                <w:rFonts w:hint="eastAsia" w:ascii="宋体" w:hAnsi="宋体" w:eastAsia="宋体"/>
                <w:szCs w:val="21"/>
              </w:rPr>
              <w:t>英文名</w:t>
            </w:r>
          </w:p>
        </w:tc>
        <w:tc>
          <w:tcPr>
            <w:tcW w:w="2335" w:type="dxa"/>
            <w:tcBorders>
              <w:top w:val="single" w:color="auto" w:sz="4" w:space="0"/>
              <w:left w:val="single" w:color="auto" w:sz="4" w:space="0"/>
              <w:bottom w:val="single" w:color="auto" w:sz="4" w:space="0"/>
              <w:right w:val="single" w:color="auto" w:sz="4" w:space="0"/>
            </w:tcBorders>
          </w:tcPr>
          <w:p w14:paraId="4A57FB31">
            <w:pPr>
              <w:spacing w:line="360" w:lineRule="auto"/>
              <w:jc w:val="center"/>
              <w:rPr>
                <w:rFonts w:hint="eastAsia" w:ascii="宋体" w:hAnsi="宋体" w:eastAsia="宋体"/>
                <w:szCs w:val="21"/>
              </w:rPr>
            </w:pPr>
            <w:r>
              <w:rPr>
                <w:rFonts w:hint="eastAsia" w:ascii="宋体" w:hAnsi="宋体" w:eastAsia="宋体"/>
                <w:szCs w:val="21"/>
              </w:rPr>
              <w:t>数据类型</w:t>
            </w:r>
          </w:p>
        </w:tc>
      </w:tr>
      <w:tr w14:paraId="42A2B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0B82C9F7">
            <w:pPr>
              <w:spacing w:line="360" w:lineRule="auto"/>
              <w:jc w:val="center"/>
              <w:rPr>
                <w:rFonts w:hint="eastAsia" w:ascii="宋体" w:hAnsi="宋体" w:eastAsia="宋体"/>
                <w:szCs w:val="21"/>
              </w:rPr>
            </w:pPr>
            <w:r>
              <w:rPr>
                <w:rFonts w:hint="eastAsia" w:ascii="宋体" w:hAnsi="宋体" w:eastAsia="宋体"/>
                <w:szCs w:val="21"/>
              </w:rPr>
              <w:t>时段ID</w:t>
            </w:r>
          </w:p>
        </w:tc>
        <w:tc>
          <w:tcPr>
            <w:tcW w:w="2277" w:type="dxa"/>
            <w:tcBorders>
              <w:top w:val="single" w:color="auto" w:sz="4" w:space="0"/>
              <w:left w:val="single" w:color="auto" w:sz="4" w:space="0"/>
              <w:bottom w:val="single" w:color="auto" w:sz="4" w:space="0"/>
              <w:right w:val="single" w:color="auto" w:sz="4" w:space="0"/>
            </w:tcBorders>
          </w:tcPr>
          <w:p w14:paraId="338AC892">
            <w:pPr>
              <w:spacing w:line="360" w:lineRule="auto"/>
              <w:jc w:val="center"/>
              <w:rPr>
                <w:rFonts w:hint="eastAsia" w:ascii="宋体" w:hAnsi="宋体" w:eastAsia="宋体"/>
                <w:szCs w:val="21"/>
              </w:rPr>
            </w:pPr>
            <w:r>
              <w:rPr>
                <w:rFonts w:hint="eastAsia" w:ascii="宋体" w:hAnsi="宋体" w:eastAsia="宋体"/>
                <w:szCs w:val="21"/>
              </w:rPr>
              <w:t>PeriodID</w:t>
            </w:r>
          </w:p>
        </w:tc>
        <w:tc>
          <w:tcPr>
            <w:tcW w:w="2335" w:type="dxa"/>
            <w:tcBorders>
              <w:top w:val="single" w:color="auto" w:sz="4" w:space="0"/>
              <w:left w:val="single" w:color="auto" w:sz="4" w:space="0"/>
              <w:bottom w:val="single" w:color="auto" w:sz="4" w:space="0"/>
              <w:right w:val="single" w:color="auto" w:sz="4" w:space="0"/>
            </w:tcBorders>
          </w:tcPr>
          <w:p w14:paraId="6E3D5996">
            <w:pPr>
              <w:spacing w:line="360" w:lineRule="auto"/>
              <w:jc w:val="center"/>
              <w:rPr>
                <w:rFonts w:hint="eastAsia" w:ascii="宋体" w:hAnsi="宋体" w:eastAsia="宋体"/>
                <w:szCs w:val="21"/>
              </w:rPr>
            </w:pPr>
            <w:r>
              <w:rPr>
                <w:rFonts w:hint="eastAsia" w:ascii="宋体" w:hAnsi="宋体" w:eastAsia="宋体"/>
                <w:szCs w:val="21"/>
              </w:rPr>
              <w:t>varchar</w:t>
            </w:r>
          </w:p>
        </w:tc>
      </w:tr>
      <w:tr w14:paraId="4BD1B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76CB023D">
            <w:pPr>
              <w:spacing w:line="360" w:lineRule="auto"/>
              <w:jc w:val="center"/>
              <w:rPr>
                <w:rFonts w:hint="eastAsia" w:ascii="宋体" w:hAnsi="宋体" w:eastAsia="宋体"/>
                <w:szCs w:val="21"/>
              </w:rPr>
            </w:pPr>
            <w:r>
              <w:rPr>
                <w:rFonts w:hint="eastAsia" w:ascii="宋体" w:hAnsi="宋体" w:eastAsia="宋体"/>
                <w:szCs w:val="21"/>
              </w:rPr>
              <w:t>场地ID</w:t>
            </w:r>
          </w:p>
        </w:tc>
        <w:tc>
          <w:tcPr>
            <w:tcW w:w="2277" w:type="dxa"/>
            <w:tcBorders>
              <w:top w:val="single" w:color="auto" w:sz="4" w:space="0"/>
              <w:left w:val="single" w:color="auto" w:sz="4" w:space="0"/>
              <w:bottom w:val="single" w:color="auto" w:sz="4" w:space="0"/>
              <w:right w:val="single" w:color="auto" w:sz="4" w:space="0"/>
            </w:tcBorders>
          </w:tcPr>
          <w:p w14:paraId="6521D897">
            <w:pPr>
              <w:spacing w:line="360" w:lineRule="auto"/>
              <w:jc w:val="center"/>
              <w:rPr>
                <w:rFonts w:hint="eastAsia" w:ascii="宋体" w:hAnsi="宋体" w:eastAsia="宋体"/>
                <w:szCs w:val="21"/>
              </w:rPr>
            </w:pPr>
            <w:r>
              <w:rPr>
                <w:rFonts w:hint="eastAsia" w:ascii="宋体" w:hAnsi="宋体" w:eastAsia="宋体"/>
                <w:szCs w:val="21"/>
              </w:rPr>
              <w:t>FieldID</w:t>
            </w:r>
          </w:p>
        </w:tc>
        <w:tc>
          <w:tcPr>
            <w:tcW w:w="2335" w:type="dxa"/>
            <w:tcBorders>
              <w:top w:val="single" w:color="auto" w:sz="4" w:space="0"/>
              <w:left w:val="single" w:color="auto" w:sz="4" w:space="0"/>
              <w:bottom w:val="single" w:color="auto" w:sz="4" w:space="0"/>
              <w:right w:val="single" w:color="auto" w:sz="4" w:space="0"/>
            </w:tcBorders>
          </w:tcPr>
          <w:p w14:paraId="5E7F1190">
            <w:pPr>
              <w:spacing w:line="360" w:lineRule="auto"/>
              <w:jc w:val="center"/>
              <w:rPr>
                <w:rFonts w:hint="eastAsia" w:ascii="宋体" w:hAnsi="宋体" w:eastAsia="宋体"/>
                <w:szCs w:val="21"/>
              </w:rPr>
            </w:pPr>
            <w:r>
              <w:rPr>
                <w:rFonts w:hint="eastAsia" w:ascii="宋体" w:hAnsi="宋体" w:eastAsia="宋体"/>
                <w:szCs w:val="21"/>
              </w:rPr>
              <w:t>varchar</w:t>
            </w:r>
          </w:p>
        </w:tc>
      </w:tr>
      <w:tr w14:paraId="3EAD0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46CEEF96">
            <w:pPr>
              <w:spacing w:line="360" w:lineRule="auto"/>
              <w:jc w:val="center"/>
              <w:rPr>
                <w:rFonts w:hint="eastAsia" w:ascii="宋体" w:hAnsi="宋体" w:eastAsia="宋体"/>
                <w:szCs w:val="21"/>
              </w:rPr>
            </w:pPr>
            <w:r>
              <w:rPr>
                <w:rFonts w:hint="eastAsia" w:ascii="宋体" w:hAnsi="宋体" w:eastAsia="宋体"/>
                <w:szCs w:val="21"/>
              </w:rPr>
              <w:t>开始时间</w:t>
            </w:r>
          </w:p>
        </w:tc>
        <w:tc>
          <w:tcPr>
            <w:tcW w:w="2277" w:type="dxa"/>
            <w:tcBorders>
              <w:top w:val="single" w:color="auto" w:sz="4" w:space="0"/>
              <w:left w:val="single" w:color="auto" w:sz="4" w:space="0"/>
              <w:bottom w:val="single" w:color="auto" w:sz="4" w:space="0"/>
              <w:right w:val="single" w:color="auto" w:sz="4" w:space="0"/>
            </w:tcBorders>
          </w:tcPr>
          <w:p w14:paraId="0BCA1C9F">
            <w:pPr>
              <w:spacing w:line="360" w:lineRule="auto"/>
              <w:jc w:val="center"/>
              <w:rPr>
                <w:rFonts w:hint="eastAsia" w:ascii="宋体" w:hAnsi="宋体"/>
                <w:szCs w:val="21"/>
              </w:rPr>
            </w:pPr>
            <w:r>
              <w:rPr>
                <w:rFonts w:hint="eastAsia" w:ascii="宋体" w:hAnsi="宋体"/>
                <w:szCs w:val="21"/>
              </w:rPr>
              <w:t>StartTime</w:t>
            </w:r>
          </w:p>
        </w:tc>
        <w:tc>
          <w:tcPr>
            <w:tcW w:w="2335" w:type="dxa"/>
            <w:tcBorders>
              <w:top w:val="single" w:color="auto" w:sz="4" w:space="0"/>
              <w:left w:val="single" w:color="auto" w:sz="4" w:space="0"/>
              <w:bottom w:val="single" w:color="auto" w:sz="4" w:space="0"/>
              <w:right w:val="single" w:color="auto" w:sz="4" w:space="0"/>
            </w:tcBorders>
          </w:tcPr>
          <w:p w14:paraId="63B8AC0B">
            <w:pPr>
              <w:spacing w:line="360" w:lineRule="auto"/>
              <w:jc w:val="center"/>
              <w:rPr>
                <w:rFonts w:hint="eastAsia" w:ascii="宋体" w:hAnsi="宋体" w:eastAsia="宋体"/>
                <w:szCs w:val="21"/>
              </w:rPr>
            </w:pPr>
            <w:r>
              <w:rPr>
                <w:rFonts w:hint="eastAsia" w:ascii="宋体" w:hAnsi="宋体" w:eastAsia="宋体"/>
                <w:szCs w:val="21"/>
              </w:rPr>
              <w:t>datetime</w:t>
            </w:r>
          </w:p>
        </w:tc>
      </w:tr>
      <w:tr w14:paraId="7D17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0F489B45">
            <w:pPr>
              <w:spacing w:line="360" w:lineRule="auto"/>
              <w:jc w:val="center"/>
              <w:rPr>
                <w:rFonts w:hint="eastAsia" w:ascii="宋体" w:hAnsi="宋体" w:eastAsia="宋体"/>
                <w:szCs w:val="21"/>
              </w:rPr>
            </w:pPr>
            <w:r>
              <w:rPr>
                <w:rFonts w:hint="eastAsia" w:ascii="宋体" w:hAnsi="宋体" w:eastAsia="宋体"/>
                <w:szCs w:val="21"/>
              </w:rPr>
              <w:t>结束时间</w:t>
            </w:r>
          </w:p>
        </w:tc>
        <w:tc>
          <w:tcPr>
            <w:tcW w:w="2277" w:type="dxa"/>
            <w:tcBorders>
              <w:top w:val="single" w:color="auto" w:sz="4" w:space="0"/>
              <w:left w:val="single" w:color="auto" w:sz="4" w:space="0"/>
              <w:bottom w:val="single" w:color="auto" w:sz="4" w:space="0"/>
              <w:right w:val="single" w:color="auto" w:sz="4" w:space="0"/>
            </w:tcBorders>
          </w:tcPr>
          <w:p w14:paraId="6F795053">
            <w:pPr>
              <w:spacing w:line="360" w:lineRule="auto"/>
              <w:jc w:val="center"/>
              <w:rPr>
                <w:rFonts w:hint="eastAsia" w:ascii="宋体" w:hAnsi="宋体" w:eastAsia="宋体"/>
                <w:szCs w:val="21"/>
              </w:rPr>
            </w:pPr>
            <w:r>
              <w:rPr>
                <w:rFonts w:hint="eastAsia" w:ascii="宋体" w:hAnsi="宋体" w:eastAsia="宋体"/>
                <w:szCs w:val="21"/>
              </w:rPr>
              <w:t>EndTime</w:t>
            </w:r>
          </w:p>
        </w:tc>
        <w:tc>
          <w:tcPr>
            <w:tcW w:w="2335" w:type="dxa"/>
            <w:tcBorders>
              <w:top w:val="single" w:color="auto" w:sz="4" w:space="0"/>
              <w:left w:val="single" w:color="auto" w:sz="4" w:space="0"/>
              <w:bottom w:val="single" w:color="auto" w:sz="4" w:space="0"/>
              <w:right w:val="single" w:color="auto" w:sz="4" w:space="0"/>
            </w:tcBorders>
          </w:tcPr>
          <w:p w14:paraId="1C0B6B14">
            <w:pPr>
              <w:spacing w:line="360" w:lineRule="auto"/>
              <w:jc w:val="center"/>
              <w:rPr>
                <w:rFonts w:hint="eastAsia" w:ascii="宋体" w:hAnsi="宋体" w:eastAsia="宋体"/>
                <w:szCs w:val="21"/>
              </w:rPr>
            </w:pPr>
            <w:r>
              <w:rPr>
                <w:rFonts w:hint="eastAsia" w:ascii="宋体" w:hAnsi="宋体" w:eastAsia="宋体"/>
                <w:szCs w:val="21"/>
              </w:rPr>
              <w:t>datetime</w:t>
            </w:r>
          </w:p>
        </w:tc>
      </w:tr>
      <w:tr w14:paraId="13CFD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5A12A6EE">
            <w:pPr>
              <w:spacing w:line="360" w:lineRule="auto"/>
              <w:jc w:val="center"/>
              <w:rPr>
                <w:rFonts w:hint="eastAsia" w:ascii="宋体" w:hAnsi="宋体" w:eastAsia="宋体"/>
                <w:szCs w:val="21"/>
              </w:rPr>
            </w:pPr>
            <w:commentRangeStart w:id="9"/>
            <w:r>
              <w:rPr>
                <w:rFonts w:hint="eastAsia" w:ascii="宋体" w:hAnsi="宋体" w:eastAsia="宋体"/>
                <w:szCs w:val="21"/>
              </w:rPr>
              <w:t>时段状态</w:t>
            </w:r>
          </w:p>
        </w:tc>
        <w:tc>
          <w:tcPr>
            <w:tcW w:w="2277" w:type="dxa"/>
            <w:tcBorders>
              <w:top w:val="single" w:color="auto" w:sz="4" w:space="0"/>
              <w:left w:val="single" w:color="auto" w:sz="4" w:space="0"/>
              <w:bottom w:val="single" w:color="auto" w:sz="4" w:space="0"/>
              <w:right w:val="single" w:color="auto" w:sz="4" w:space="0"/>
            </w:tcBorders>
          </w:tcPr>
          <w:p w14:paraId="189AE363">
            <w:pPr>
              <w:spacing w:line="360" w:lineRule="auto"/>
              <w:jc w:val="center"/>
              <w:rPr>
                <w:rFonts w:hint="eastAsia" w:ascii="宋体" w:hAnsi="宋体" w:eastAsia="宋体"/>
                <w:szCs w:val="21"/>
              </w:rPr>
            </w:pPr>
            <w:r>
              <w:rPr>
                <w:rFonts w:hint="eastAsia" w:ascii="宋体" w:hAnsi="宋体" w:eastAsia="宋体"/>
                <w:szCs w:val="21"/>
              </w:rPr>
              <w:t>PeriodStatus</w:t>
            </w:r>
          </w:p>
        </w:tc>
        <w:tc>
          <w:tcPr>
            <w:tcW w:w="2335" w:type="dxa"/>
            <w:tcBorders>
              <w:top w:val="single" w:color="auto" w:sz="4" w:space="0"/>
              <w:left w:val="single" w:color="auto" w:sz="4" w:space="0"/>
              <w:bottom w:val="single" w:color="auto" w:sz="4" w:space="0"/>
              <w:right w:val="single" w:color="auto" w:sz="4" w:space="0"/>
            </w:tcBorders>
          </w:tcPr>
          <w:p w14:paraId="09120829">
            <w:pPr>
              <w:spacing w:line="360" w:lineRule="auto"/>
              <w:jc w:val="center"/>
              <w:rPr>
                <w:rFonts w:hint="eastAsia" w:ascii="宋体" w:hAnsi="宋体" w:eastAsia="宋体"/>
                <w:szCs w:val="21"/>
              </w:rPr>
            </w:pPr>
            <w:r>
              <w:rPr>
                <w:rFonts w:hint="eastAsia" w:ascii="宋体" w:hAnsi="宋体" w:eastAsia="宋体"/>
                <w:szCs w:val="21"/>
              </w:rPr>
              <w:t>bool（可约/不可约）</w:t>
            </w:r>
            <w:commentRangeEnd w:id="9"/>
            <w:r>
              <w:rPr>
                <w:rStyle w:val="18"/>
              </w:rPr>
              <w:commentReference w:id="9"/>
            </w:r>
          </w:p>
        </w:tc>
      </w:tr>
    </w:tbl>
    <w:p w14:paraId="7380E118">
      <w:pPr>
        <w:spacing w:line="360" w:lineRule="auto"/>
        <w:jc w:val="center"/>
        <w:rPr>
          <w:rFonts w:hint="eastAsia" w:ascii="宋体" w:hAnsi="宋体" w:eastAsia="宋体"/>
          <w:szCs w:val="21"/>
        </w:rPr>
      </w:pPr>
    </w:p>
    <w:p w14:paraId="324842BE">
      <w:pPr>
        <w:spacing w:line="360" w:lineRule="auto"/>
        <w:jc w:val="center"/>
        <w:rPr>
          <w:rFonts w:hint="eastAsia" w:ascii="宋体" w:hAnsi="宋体" w:eastAsia="宋体"/>
          <w:szCs w:val="21"/>
        </w:rPr>
      </w:pPr>
    </w:p>
    <w:p w14:paraId="19353197">
      <w:pPr>
        <w:spacing w:line="360" w:lineRule="auto"/>
        <w:jc w:val="left"/>
        <w:rPr>
          <w:rFonts w:hint="eastAsia" w:ascii="宋体" w:hAnsi="宋体" w:eastAsia="宋体"/>
          <w:b/>
          <w:bCs/>
          <w:szCs w:val="21"/>
        </w:rPr>
      </w:pPr>
      <w:r>
        <w:rPr>
          <w:rFonts w:hint="eastAsia" w:ascii="宋体" w:hAnsi="宋体" w:eastAsia="宋体"/>
          <w:b/>
          <w:bCs/>
          <w:szCs w:val="21"/>
        </w:rPr>
        <w:t>类名：Reservation（预约</w:t>
      </w:r>
      <w:r>
        <w:rPr>
          <w:rFonts w:ascii="宋体" w:hAnsi="宋体" w:eastAsia="宋体"/>
          <w:b/>
          <w:bCs/>
          <w:szCs w:val="21"/>
        </w:rPr>
        <w:t>类</w:t>
      </w:r>
      <w:r>
        <w:rPr>
          <w:rFonts w:hint="eastAsia" w:ascii="宋体" w:hAnsi="宋体" w:eastAsia="宋体"/>
          <w:b/>
          <w:bCs/>
          <w:szCs w:val="21"/>
        </w:rPr>
        <w:t>）</w:t>
      </w:r>
    </w:p>
    <w:p w14:paraId="28BC3B09">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w:t>
      </w:r>
      <w:del w:id="265" w:author="fish [2]" w:date="2025-11-15T21:36:29Z">
        <w:r>
          <w:rPr>
            <w:rFonts w:hint="default" w:ascii="宋体" w:hAnsi="宋体" w:eastAsia="宋体"/>
            <w:b/>
            <w:bCs/>
            <w:szCs w:val="21"/>
            <w:lang w:val="en-US"/>
          </w:rPr>
          <w:delText>6</w:delText>
        </w:r>
      </w:del>
      <w:ins w:id="266" w:author="fish [2]" w:date="2025-11-15T21:36:29Z">
        <w:r>
          <w:rPr>
            <w:rFonts w:hint="eastAsia" w:ascii="宋体" w:hAnsi="宋体" w:eastAsia="宋体"/>
            <w:b/>
            <w:bCs/>
            <w:szCs w:val="21"/>
            <w:lang w:val="en-US" w:eastAsia="zh-CN"/>
          </w:rPr>
          <w:t>8</w:t>
        </w:r>
      </w:ins>
      <w:r>
        <w:rPr>
          <w:rFonts w:hint="eastAsia" w:ascii="宋体" w:hAnsi="宋体" w:eastAsia="宋体"/>
          <w:b/>
          <w:bCs/>
          <w:szCs w:val="21"/>
        </w:rPr>
        <w:t>所示：</w:t>
      </w:r>
    </w:p>
    <w:p w14:paraId="58317F31">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.1.</w:t>
      </w:r>
      <w:del w:id="267" w:author="fish [2]" w:date="2025-11-15T21:36:30Z">
        <w:r>
          <w:rPr>
            <w:rFonts w:hint="default" w:ascii="宋体" w:hAnsi="宋体" w:eastAsia="宋体"/>
            <w:szCs w:val="21"/>
            <w:lang w:val="en-US"/>
          </w:rPr>
          <w:delText>6</w:delText>
        </w:r>
      </w:del>
      <w:ins w:id="268" w:author="fish [2]" w:date="2025-11-15T21:36:30Z">
        <w:r>
          <w:rPr>
            <w:rFonts w:hint="eastAsia" w:ascii="宋体" w:hAnsi="宋体" w:eastAsia="宋体"/>
            <w:szCs w:val="21"/>
            <w:lang w:val="en-US" w:eastAsia="zh-CN"/>
          </w:rPr>
          <w:t>8</w:t>
        </w:r>
      </w:ins>
      <w:r>
        <w:rPr>
          <w:rFonts w:ascii="宋体" w:hAnsi="宋体" w:eastAsia="宋体"/>
          <w:szCs w:val="21"/>
        </w:rPr>
        <w:t xml:space="preserve"> </w:t>
      </w:r>
      <w:r>
        <w:rPr>
          <w:rFonts w:hint="eastAsia" w:ascii="宋体" w:hAnsi="宋体" w:eastAsia="宋体"/>
          <w:szCs w:val="21"/>
        </w:rPr>
        <w:t>Reservation类属性表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548"/>
      </w:tblGrid>
      <w:tr w14:paraId="79CDC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2" w:type="dxa"/>
            <w:tcBorders>
              <w:top w:val="single" w:color="auto" w:sz="4" w:space="0"/>
              <w:left w:val="single" w:color="auto" w:sz="4" w:space="0"/>
              <w:bottom w:val="single" w:color="auto" w:sz="4" w:space="0"/>
              <w:right w:val="single" w:color="auto" w:sz="4" w:space="0"/>
            </w:tcBorders>
          </w:tcPr>
          <w:p w14:paraId="7DE95A1B">
            <w:pPr>
              <w:spacing w:line="360" w:lineRule="auto"/>
              <w:jc w:val="center"/>
              <w:rPr>
                <w:rFonts w:hint="eastAsia" w:ascii="宋体" w:hAnsi="宋体" w:eastAsia="宋体"/>
                <w:szCs w:val="21"/>
              </w:rPr>
            </w:pPr>
            <w:r>
              <w:rPr>
                <w:rFonts w:hint="eastAsia" w:ascii="宋体" w:hAnsi="宋体" w:eastAsia="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7C32BFCE">
            <w:pPr>
              <w:spacing w:line="360" w:lineRule="auto"/>
              <w:jc w:val="center"/>
              <w:rPr>
                <w:rFonts w:hint="eastAsia" w:ascii="宋体" w:hAnsi="宋体" w:eastAsia="宋体"/>
                <w:szCs w:val="21"/>
              </w:rPr>
            </w:pPr>
            <w:r>
              <w:rPr>
                <w:rFonts w:hint="eastAsia" w:ascii="宋体" w:hAnsi="宋体" w:eastAsia="宋体"/>
                <w:szCs w:val="21"/>
              </w:rPr>
              <w:t>英文名</w:t>
            </w:r>
          </w:p>
        </w:tc>
        <w:tc>
          <w:tcPr>
            <w:tcW w:w="2548" w:type="dxa"/>
            <w:tcBorders>
              <w:top w:val="single" w:color="auto" w:sz="4" w:space="0"/>
              <w:left w:val="single" w:color="auto" w:sz="4" w:space="0"/>
              <w:bottom w:val="single" w:color="auto" w:sz="4" w:space="0"/>
              <w:right w:val="single" w:color="auto" w:sz="4" w:space="0"/>
            </w:tcBorders>
          </w:tcPr>
          <w:p w14:paraId="41F547BC">
            <w:pPr>
              <w:spacing w:line="360" w:lineRule="auto"/>
              <w:jc w:val="center"/>
              <w:rPr>
                <w:rFonts w:hint="eastAsia" w:ascii="宋体" w:hAnsi="宋体" w:eastAsia="宋体"/>
                <w:szCs w:val="21"/>
              </w:rPr>
            </w:pPr>
            <w:r>
              <w:rPr>
                <w:rFonts w:hint="eastAsia" w:ascii="宋体" w:hAnsi="宋体" w:eastAsia="宋体"/>
                <w:szCs w:val="21"/>
              </w:rPr>
              <w:t>数据类型</w:t>
            </w:r>
          </w:p>
        </w:tc>
      </w:tr>
      <w:tr w14:paraId="583E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65871849">
            <w:pPr>
              <w:spacing w:line="360" w:lineRule="auto"/>
              <w:jc w:val="center"/>
              <w:rPr>
                <w:rFonts w:hint="eastAsia" w:ascii="宋体" w:hAnsi="宋体" w:eastAsia="宋体"/>
                <w:szCs w:val="21"/>
              </w:rPr>
            </w:pPr>
            <w:r>
              <w:rPr>
                <w:rFonts w:hint="eastAsia" w:ascii="宋体" w:hAnsi="宋体" w:eastAsia="宋体"/>
                <w:szCs w:val="21"/>
              </w:rPr>
              <w:t>时段ID</w:t>
            </w:r>
          </w:p>
        </w:tc>
        <w:tc>
          <w:tcPr>
            <w:tcW w:w="2277" w:type="dxa"/>
            <w:tcBorders>
              <w:top w:val="single" w:color="auto" w:sz="4" w:space="0"/>
              <w:left w:val="single" w:color="auto" w:sz="4" w:space="0"/>
              <w:bottom w:val="single" w:color="auto" w:sz="4" w:space="0"/>
              <w:right w:val="single" w:color="auto" w:sz="4" w:space="0"/>
            </w:tcBorders>
          </w:tcPr>
          <w:p w14:paraId="0ABB8F40">
            <w:pPr>
              <w:spacing w:line="360" w:lineRule="auto"/>
              <w:jc w:val="center"/>
              <w:rPr>
                <w:rFonts w:hint="eastAsia" w:ascii="宋体" w:hAnsi="宋体" w:eastAsia="宋体"/>
                <w:szCs w:val="21"/>
              </w:rPr>
            </w:pPr>
            <w:r>
              <w:rPr>
                <w:rFonts w:hint="eastAsia" w:ascii="宋体" w:hAnsi="宋体" w:eastAsia="宋体"/>
                <w:szCs w:val="21"/>
              </w:rPr>
              <w:t>PeriodID</w:t>
            </w:r>
          </w:p>
        </w:tc>
        <w:tc>
          <w:tcPr>
            <w:tcW w:w="2548" w:type="dxa"/>
            <w:tcBorders>
              <w:top w:val="single" w:color="auto" w:sz="4" w:space="0"/>
              <w:left w:val="single" w:color="auto" w:sz="4" w:space="0"/>
              <w:bottom w:val="single" w:color="auto" w:sz="4" w:space="0"/>
              <w:right w:val="single" w:color="auto" w:sz="4" w:space="0"/>
            </w:tcBorders>
          </w:tcPr>
          <w:p w14:paraId="58733ED9">
            <w:pPr>
              <w:spacing w:line="360" w:lineRule="auto"/>
              <w:jc w:val="center"/>
              <w:rPr>
                <w:rFonts w:hint="eastAsia" w:ascii="宋体" w:hAnsi="宋体" w:eastAsia="宋体"/>
                <w:szCs w:val="21"/>
              </w:rPr>
            </w:pPr>
            <w:r>
              <w:rPr>
                <w:rFonts w:hint="eastAsia" w:ascii="宋体" w:hAnsi="宋体" w:eastAsia="宋体"/>
                <w:szCs w:val="21"/>
              </w:rPr>
              <w:t>varchar</w:t>
            </w:r>
          </w:p>
        </w:tc>
      </w:tr>
      <w:tr w14:paraId="4DCA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02C88A47">
            <w:pPr>
              <w:spacing w:line="360" w:lineRule="auto"/>
              <w:jc w:val="center"/>
              <w:rPr>
                <w:rFonts w:hint="eastAsia" w:ascii="宋体" w:hAnsi="宋体" w:eastAsia="宋体"/>
                <w:szCs w:val="21"/>
              </w:rPr>
            </w:pPr>
            <w:r>
              <w:rPr>
                <w:rFonts w:hint="eastAsia" w:ascii="宋体" w:hAnsi="宋体" w:eastAsia="宋体"/>
                <w:szCs w:val="21"/>
              </w:rPr>
              <w:t>用户</w:t>
            </w:r>
            <w:r>
              <w:rPr>
                <w:rFonts w:ascii="宋体" w:hAnsi="宋体" w:eastAsia="宋体"/>
                <w:szCs w:val="21"/>
              </w:rPr>
              <w:t>ID</w:t>
            </w:r>
          </w:p>
        </w:tc>
        <w:tc>
          <w:tcPr>
            <w:tcW w:w="2277" w:type="dxa"/>
            <w:tcBorders>
              <w:top w:val="single" w:color="auto" w:sz="4" w:space="0"/>
              <w:left w:val="single" w:color="auto" w:sz="4" w:space="0"/>
              <w:bottom w:val="single" w:color="auto" w:sz="4" w:space="0"/>
              <w:right w:val="single" w:color="auto" w:sz="4" w:space="0"/>
            </w:tcBorders>
          </w:tcPr>
          <w:p w14:paraId="626D7346">
            <w:pPr>
              <w:spacing w:line="360" w:lineRule="auto"/>
              <w:jc w:val="center"/>
              <w:rPr>
                <w:rFonts w:hint="eastAsia" w:ascii="宋体" w:hAnsi="宋体" w:eastAsia="宋体"/>
                <w:szCs w:val="21"/>
              </w:rPr>
            </w:pPr>
            <w:r>
              <w:rPr>
                <w:rFonts w:hint="eastAsia" w:ascii="宋体" w:hAnsi="宋体" w:eastAsia="宋体"/>
                <w:szCs w:val="21"/>
              </w:rPr>
              <w:t>User</w:t>
            </w:r>
            <w:r>
              <w:rPr>
                <w:rFonts w:ascii="宋体" w:hAnsi="宋体" w:eastAsia="宋体"/>
                <w:szCs w:val="21"/>
              </w:rPr>
              <w:t>ID</w:t>
            </w:r>
          </w:p>
        </w:tc>
        <w:tc>
          <w:tcPr>
            <w:tcW w:w="2548" w:type="dxa"/>
            <w:tcBorders>
              <w:top w:val="single" w:color="auto" w:sz="4" w:space="0"/>
              <w:left w:val="single" w:color="auto" w:sz="4" w:space="0"/>
              <w:bottom w:val="single" w:color="auto" w:sz="4" w:space="0"/>
              <w:right w:val="single" w:color="auto" w:sz="4" w:space="0"/>
            </w:tcBorders>
          </w:tcPr>
          <w:p w14:paraId="1BEC2817">
            <w:pPr>
              <w:spacing w:line="360" w:lineRule="auto"/>
              <w:jc w:val="center"/>
              <w:rPr>
                <w:rFonts w:hint="eastAsia" w:ascii="宋体" w:hAnsi="宋体" w:eastAsia="宋体"/>
                <w:szCs w:val="21"/>
              </w:rPr>
            </w:pPr>
            <w:r>
              <w:rPr>
                <w:rFonts w:hint="eastAsia" w:ascii="宋体" w:hAnsi="宋体" w:eastAsia="宋体"/>
                <w:szCs w:val="21"/>
              </w:rPr>
              <w:t>varchar</w:t>
            </w:r>
          </w:p>
        </w:tc>
      </w:tr>
      <w:tr w14:paraId="3450E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7486EA05">
            <w:pPr>
              <w:spacing w:line="360" w:lineRule="auto"/>
              <w:ind w:firstLine="420" w:firstLineChars="200"/>
              <w:rPr>
                <w:rFonts w:hint="eastAsia" w:ascii="宋体" w:hAnsi="宋体" w:eastAsia="宋体"/>
                <w:szCs w:val="21"/>
              </w:rPr>
            </w:pPr>
            <w:r>
              <w:rPr>
                <w:rFonts w:hint="eastAsia" w:ascii="宋体" w:hAnsi="宋体" w:eastAsia="宋体"/>
                <w:szCs w:val="21"/>
              </w:rPr>
              <w:t>手机号</w:t>
            </w:r>
          </w:p>
        </w:tc>
        <w:tc>
          <w:tcPr>
            <w:tcW w:w="2277" w:type="dxa"/>
            <w:tcBorders>
              <w:top w:val="single" w:color="auto" w:sz="4" w:space="0"/>
              <w:left w:val="single" w:color="auto" w:sz="4" w:space="0"/>
              <w:bottom w:val="single" w:color="auto" w:sz="4" w:space="0"/>
              <w:right w:val="single" w:color="auto" w:sz="4" w:space="0"/>
            </w:tcBorders>
          </w:tcPr>
          <w:p w14:paraId="76CCC1F1">
            <w:pPr>
              <w:spacing w:line="360" w:lineRule="auto"/>
              <w:jc w:val="center"/>
              <w:rPr>
                <w:rFonts w:hint="eastAsia" w:ascii="宋体" w:hAnsi="宋体" w:eastAsia="宋体"/>
                <w:szCs w:val="21"/>
              </w:rPr>
            </w:pPr>
            <w:r>
              <w:rPr>
                <w:rFonts w:hint="eastAsia" w:ascii="宋体" w:hAnsi="宋体" w:eastAsia="宋体"/>
                <w:szCs w:val="21"/>
              </w:rPr>
              <w:t>PhoneNum</w:t>
            </w:r>
          </w:p>
        </w:tc>
        <w:tc>
          <w:tcPr>
            <w:tcW w:w="2548" w:type="dxa"/>
            <w:tcBorders>
              <w:top w:val="single" w:color="auto" w:sz="4" w:space="0"/>
              <w:left w:val="single" w:color="auto" w:sz="4" w:space="0"/>
              <w:bottom w:val="single" w:color="auto" w:sz="4" w:space="0"/>
              <w:right w:val="single" w:color="auto" w:sz="4" w:space="0"/>
            </w:tcBorders>
          </w:tcPr>
          <w:p w14:paraId="28392BC5">
            <w:pPr>
              <w:spacing w:line="360" w:lineRule="auto"/>
              <w:jc w:val="center"/>
              <w:rPr>
                <w:rFonts w:hint="eastAsia" w:ascii="宋体" w:hAnsi="宋体" w:eastAsia="宋体"/>
                <w:szCs w:val="21"/>
              </w:rPr>
            </w:pPr>
            <w:r>
              <w:rPr>
                <w:rFonts w:hint="eastAsia" w:ascii="宋体" w:hAnsi="宋体" w:eastAsia="宋体"/>
                <w:szCs w:val="21"/>
              </w:rPr>
              <w:t>v</w:t>
            </w:r>
            <w:r>
              <w:rPr>
                <w:rFonts w:ascii="宋体" w:hAnsi="宋体" w:eastAsia="宋体"/>
                <w:szCs w:val="21"/>
              </w:rPr>
              <w:t>archar</w:t>
            </w:r>
          </w:p>
        </w:tc>
      </w:tr>
      <w:tr w14:paraId="4491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0F57864D">
            <w:pPr>
              <w:spacing w:line="360" w:lineRule="auto"/>
              <w:jc w:val="center"/>
              <w:rPr>
                <w:rFonts w:hint="eastAsia" w:ascii="宋体" w:hAnsi="宋体" w:eastAsia="宋体"/>
                <w:szCs w:val="21"/>
              </w:rPr>
            </w:pPr>
            <w:r>
              <w:rPr>
                <w:rFonts w:hint="eastAsia" w:ascii="宋体" w:hAnsi="宋体" w:eastAsia="宋体"/>
                <w:szCs w:val="21"/>
              </w:rPr>
              <w:t>预约审核状态</w:t>
            </w:r>
          </w:p>
        </w:tc>
        <w:tc>
          <w:tcPr>
            <w:tcW w:w="2277" w:type="dxa"/>
            <w:tcBorders>
              <w:top w:val="single" w:color="auto" w:sz="4" w:space="0"/>
              <w:left w:val="single" w:color="auto" w:sz="4" w:space="0"/>
              <w:bottom w:val="single" w:color="auto" w:sz="4" w:space="0"/>
              <w:right w:val="single" w:color="auto" w:sz="4" w:space="0"/>
            </w:tcBorders>
          </w:tcPr>
          <w:p w14:paraId="2BC7DE6A">
            <w:pPr>
              <w:spacing w:line="360" w:lineRule="auto"/>
              <w:jc w:val="center"/>
              <w:rPr>
                <w:rFonts w:hint="eastAsia" w:ascii="宋体" w:hAnsi="宋体" w:eastAsia="宋体"/>
                <w:szCs w:val="21"/>
              </w:rPr>
            </w:pPr>
            <w:r>
              <w:rPr>
                <w:rFonts w:hint="eastAsia" w:ascii="宋体" w:hAnsi="宋体" w:eastAsia="宋体"/>
                <w:szCs w:val="21"/>
              </w:rPr>
              <w:t>ReserveAuditStatus</w:t>
            </w:r>
          </w:p>
        </w:tc>
        <w:tc>
          <w:tcPr>
            <w:tcW w:w="2548" w:type="dxa"/>
            <w:tcBorders>
              <w:top w:val="single" w:color="auto" w:sz="4" w:space="0"/>
              <w:left w:val="single" w:color="auto" w:sz="4" w:space="0"/>
              <w:bottom w:val="single" w:color="auto" w:sz="4" w:space="0"/>
              <w:right w:val="single" w:color="auto" w:sz="4" w:space="0"/>
            </w:tcBorders>
          </w:tcPr>
          <w:p w14:paraId="2DAC42F4">
            <w:pPr>
              <w:spacing w:line="360" w:lineRule="auto"/>
              <w:jc w:val="center"/>
              <w:rPr>
                <w:rFonts w:hint="eastAsia" w:ascii="宋体" w:hAnsi="宋体" w:eastAsia="宋体"/>
                <w:szCs w:val="21"/>
              </w:rPr>
            </w:pPr>
            <w:ins w:id="269" w:author="毛毛妈" w:date="2025-11-12T16:26:00Z">
              <w:r>
                <w:rPr>
                  <w:rFonts w:hint="eastAsia" w:ascii="宋体" w:hAnsi="宋体" w:eastAsia="宋体"/>
                  <w:szCs w:val="21"/>
                </w:rPr>
                <w:t>varchar（待审核/确认/</w:t>
              </w:r>
            </w:ins>
            <w:ins w:id="270" w:author="毛毛妈" w:date="2025-11-12T16:27:00Z">
              <w:r>
                <w:rPr>
                  <w:rFonts w:hint="eastAsia" w:ascii="宋体" w:hAnsi="宋体" w:eastAsia="宋体"/>
                  <w:szCs w:val="21"/>
                </w:rPr>
                <w:t>取消</w:t>
              </w:r>
            </w:ins>
            <w:ins w:id="271" w:author="毛毛妈" w:date="2025-11-12T16:26:00Z">
              <w:r>
                <w:rPr>
                  <w:rFonts w:hint="eastAsia" w:ascii="宋体" w:hAnsi="宋体" w:eastAsia="宋体"/>
                  <w:szCs w:val="21"/>
                </w:rPr>
                <w:t>）</w:t>
              </w:r>
            </w:ins>
            <w:del w:id="272" w:author="毛毛妈" w:date="2025-11-12T16:26:00Z">
              <w:r>
                <w:rPr>
                  <w:rFonts w:hint="eastAsia" w:ascii="宋体" w:hAnsi="宋体" w:eastAsia="宋体"/>
                  <w:szCs w:val="21"/>
                </w:rPr>
                <w:delText>Int（待确认/确认/取消）</w:delText>
              </w:r>
            </w:del>
          </w:p>
        </w:tc>
      </w:tr>
    </w:tbl>
    <w:p w14:paraId="1F235126">
      <w:pPr>
        <w:spacing w:line="360" w:lineRule="auto"/>
        <w:jc w:val="center"/>
        <w:rPr>
          <w:rFonts w:hint="eastAsia" w:ascii="宋体" w:hAnsi="宋体" w:eastAsia="宋体"/>
          <w:szCs w:val="21"/>
        </w:rPr>
      </w:pPr>
    </w:p>
    <w:p w14:paraId="28ECEAB5">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ascii="宋体" w:hAnsi="宋体" w:eastAsia="宋体"/>
          <w:b/>
          <w:bCs/>
          <w:szCs w:val="21"/>
        </w:rPr>
        <w:t>Comment</w:t>
      </w:r>
      <w:r>
        <w:rPr>
          <w:rFonts w:hint="eastAsia" w:ascii="宋体" w:hAnsi="宋体" w:eastAsia="宋体"/>
          <w:b/>
          <w:bCs/>
          <w:szCs w:val="21"/>
        </w:rPr>
        <w:t>(</w:t>
      </w:r>
      <w:r>
        <w:rPr>
          <w:rFonts w:ascii="宋体" w:hAnsi="宋体" w:eastAsia="宋体"/>
          <w:b/>
          <w:bCs/>
          <w:szCs w:val="21"/>
        </w:rPr>
        <w:t>评论类</w:t>
      </w:r>
      <w:r>
        <w:rPr>
          <w:rFonts w:hint="eastAsia" w:ascii="宋体" w:hAnsi="宋体" w:eastAsia="宋体"/>
          <w:b/>
          <w:bCs/>
          <w:szCs w:val="21"/>
        </w:rPr>
        <w:t>)</w:t>
      </w:r>
    </w:p>
    <w:p w14:paraId="23F4FBAB">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w:t>
      </w:r>
      <w:del w:id="273" w:author="fish [2]" w:date="2025-11-15T21:36:32Z">
        <w:r>
          <w:rPr>
            <w:rFonts w:hint="default" w:ascii="宋体" w:hAnsi="宋体" w:eastAsia="宋体"/>
            <w:b/>
            <w:bCs/>
            <w:szCs w:val="21"/>
            <w:lang w:val="en-US"/>
          </w:rPr>
          <w:delText>7</w:delText>
        </w:r>
      </w:del>
      <w:ins w:id="274" w:author="fish [2]" w:date="2025-11-15T21:36:32Z">
        <w:r>
          <w:rPr>
            <w:rFonts w:hint="eastAsia" w:ascii="宋体" w:hAnsi="宋体" w:eastAsia="宋体"/>
            <w:b/>
            <w:bCs/>
            <w:szCs w:val="21"/>
            <w:lang w:val="en-US" w:eastAsia="zh-CN"/>
          </w:rPr>
          <w:t>9</w:t>
        </w:r>
      </w:ins>
      <w:r>
        <w:rPr>
          <w:rFonts w:hint="eastAsia" w:ascii="宋体" w:hAnsi="宋体" w:eastAsia="宋体"/>
          <w:b/>
          <w:bCs/>
          <w:szCs w:val="21"/>
        </w:rPr>
        <w:t>所示：</w:t>
      </w:r>
    </w:p>
    <w:p w14:paraId="0867A7C4">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.1.</w:t>
      </w:r>
      <w:del w:id="275" w:author="fish [2]" w:date="2025-11-15T21:36:33Z">
        <w:r>
          <w:rPr>
            <w:rFonts w:hint="default" w:ascii="宋体" w:hAnsi="宋体" w:eastAsia="宋体"/>
            <w:szCs w:val="21"/>
            <w:lang w:val="en-US"/>
          </w:rPr>
          <w:delText>7</w:delText>
        </w:r>
      </w:del>
      <w:ins w:id="276" w:author="fish [2]" w:date="2025-11-15T21:36:33Z">
        <w:r>
          <w:rPr>
            <w:rFonts w:hint="eastAsia" w:ascii="宋体" w:hAnsi="宋体" w:eastAsia="宋体"/>
            <w:szCs w:val="21"/>
            <w:lang w:val="en-US" w:eastAsia="zh-CN"/>
          </w:rPr>
          <w:t>9</w:t>
        </w:r>
      </w:ins>
      <w:r>
        <w:rPr>
          <w:rFonts w:ascii="宋体" w:hAnsi="宋体" w:eastAsia="宋体"/>
          <w:szCs w:val="21"/>
        </w:rPr>
        <w:t xml:space="preserve"> Comment</w:t>
      </w:r>
      <w:r>
        <w:rPr>
          <w:rFonts w:hint="eastAsia" w:ascii="宋体" w:hAnsi="宋体" w:eastAsia="宋体"/>
          <w:szCs w:val="21"/>
        </w:rPr>
        <w:t>类属性表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71A2C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B9BB91D">
            <w:pPr>
              <w:spacing w:line="360" w:lineRule="auto"/>
              <w:jc w:val="center"/>
              <w:rPr>
                <w:rFonts w:hint="eastAsia" w:ascii="宋体" w:hAnsi="宋体" w:eastAsia="宋体"/>
                <w:szCs w:val="21"/>
              </w:rPr>
            </w:pPr>
            <w:r>
              <w:rPr>
                <w:rFonts w:hint="eastAsia" w:ascii="宋体" w:hAnsi="宋体" w:eastAsia="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701935C5">
            <w:pPr>
              <w:spacing w:line="360" w:lineRule="auto"/>
              <w:jc w:val="center"/>
              <w:rPr>
                <w:rFonts w:hint="eastAsia" w:ascii="宋体" w:hAnsi="宋体" w:eastAsia="宋体"/>
                <w:szCs w:val="21"/>
              </w:rPr>
            </w:pPr>
            <w:r>
              <w:rPr>
                <w:rFonts w:hint="eastAsia" w:ascii="宋体" w:hAnsi="宋体" w:eastAsia="宋体"/>
                <w:szCs w:val="21"/>
              </w:rPr>
              <w:t>英文名</w:t>
            </w:r>
          </w:p>
        </w:tc>
        <w:tc>
          <w:tcPr>
            <w:tcW w:w="2335" w:type="dxa"/>
            <w:tcBorders>
              <w:top w:val="single" w:color="auto" w:sz="4" w:space="0"/>
              <w:left w:val="single" w:color="auto" w:sz="4" w:space="0"/>
              <w:bottom w:val="single" w:color="auto" w:sz="4" w:space="0"/>
              <w:right w:val="single" w:color="auto" w:sz="4" w:space="0"/>
            </w:tcBorders>
          </w:tcPr>
          <w:p w14:paraId="1230B52A">
            <w:pPr>
              <w:spacing w:line="360" w:lineRule="auto"/>
              <w:jc w:val="center"/>
              <w:rPr>
                <w:rFonts w:hint="eastAsia" w:ascii="宋体" w:hAnsi="宋体" w:eastAsia="宋体"/>
                <w:szCs w:val="21"/>
              </w:rPr>
            </w:pPr>
            <w:r>
              <w:rPr>
                <w:rFonts w:hint="eastAsia" w:ascii="宋体" w:hAnsi="宋体" w:eastAsia="宋体"/>
                <w:szCs w:val="21"/>
              </w:rPr>
              <w:t>数据类型</w:t>
            </w:r>
          </w:p>
        </w:tc>
      </w:tr>
      <w:tr w14:paraId="0C10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tcPr>
          <w:p w14:paraId="0C37DA3F">
            <w:pPr>
              <w:spacing w:line="360" w:lineRule="auto"/>
              <w:jc w:val="center"/>
              <w:rPr>
                <w:rFonts w:hint="eastAsia" w:ascii="宋体" w:hAnsi="宋体" w:eastAsia="宋体"/>
                <w:szCs w:val="21"/>
              </w:rPr>
            </w:pPr>
            <w:r>
              <w:rPr>
                <w:rFonts w:hint="eastAsia" w:ascii="宋体" w:hAnsi="宋体" w:eastAsia="宋体"/>
                <w:szCs w:val="21"/>
              </w:rPr>
              <w:t>评论ID</w:t>
            </w:r>
          </w:p>
        </w:tc>
        <w:tc>
          <w:tcPr>
            <w:tcW w:w="2277" w:type="dxa"/>
            <w:tcBorders>
              <w:top w:val="single" w:color="auto" w:sz="4" w:space="0"/>
              <w:left w:val="single" w:color="auto" w:sz="4" w:space="0"/>
              <w:bottom w:val="single" w:color="auto" w:sz="4" w:space="0"/>
              <w:right w:val="single" w:color="auto" w:sz="4" w:space="0"/>
            </w:tcBorders>
          </w:tcPr>
          <w:p w14:paraId="55BC65F2">
            <w:pPr>
              <w:spacing w:line="360" w:lineRule="auto"/>
              <w:jc w:val="center"/>
              <w:rPr>
                <w:rFonts w:hint="eastAsia" w:ascii="宋体" w:hAnsi="宋体" w:eastAsia="宋体"/>
                <w:szCs w:val="21"/>
              </w:rPr>
            </w:pPr>
            <w:r>
              <w:rPr>
                <w:rFonts w:hint="eastAsia" w:ascii="宋体" w:hAnsi="宋体" w:eastAsia="宋体"/>
                <w:szCs w:val="21"/>
              </w:rPr>
              <w:t>CommentID</w:t>
            </w:r>
          </w:p>
        </w:tc>
        <w:tc>
          <w:tcPr>
            <w:tcW w:w="2335" w:type="dxa"/>
            <w:tcBorders>
              <w:top w:val="single" w:color="auto" w:sz="4" w:space="0"/>
              <w:left w:val="single" w:color="auto" w:sz="4" w:space="0"/>
              <w:bottom w:val="single" w:color="auto" w:sz="4" w:space="0"/>
              <w:right w:val="single" w:color="auto" w:sz="4" w:space="0"/>
            </w:tcBorders>
          </w:tcPr>
          <w:p w14:paraId="379FE48F">
            <w:pPr>
              <w:spacing w:line="360" w:lineRule="auto"/>
              <w:jc w:val="center"/>
              <w:rPr>
                <w:rFonts w:hint="eastAsia" w:ascii="宋体" w:hAnsi="宋体" w:eastAsia="宋体"/>
                <w:szCs w:val="21"/>
              </w:rPr>
            </w:pPr>
            <w:r>
              <w:rPr>
                <w:rFonts w:hint="eastAsia" w:ascii="宋体" w:hAnsi="宋体" w:eastAsia="宋体"/>
                <w:szCs w:val="21"/>
              </w:rPr>
              <w:t>varchar</w:t>
            </w:r>
          </w:p>
        </w:tc>
      </w:tr>
      <w:tr w14:paraId="0C902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tcPr>
          <w:p w14:paraId="5EFBBD97">
            <w:pPr>
              <w:spacing w:line="360" w:lineRule="auto"/>
              <w:jc w:val="center"/>
              <w:rPr>
                <w:rFonts w:hint="eastAsia" w:ascii="宋体" w:hAnsi="宋体" w:eastAsia="宋体"/>
                <w:szCs w:val="21"/>
              </w:rPr>
            </w:pPr>
            <w:r>
              <w:rPr>
                <w:rFonts w:hint="eastAsia" w:ascii="宋体" w:hAnsi="宋体" w:eastAsia="宋体"/>
                <w:szCs w:val="21"/>
              </w:rPr>
              <w:t>用户ID</w:t>
            </w:r>
          </w:p>
        </w:tc>
        <w:tc>
          <w:tcPr>
            <w:tcW w:w="2277" w:type="dxa"/>
            <w:tcBorders>
              <w:top w:val="single" w:color="auto" w:sz="4" w:space="0"/>
              <w:left w:val="single" w:color="auto" w:sz="4" w:space="0"/>
              <w:bottom w:val="single" w:color="auto" w:sz="4" w:space="0"/>
              <w:right w:val="single" w:color="auto" w:sz="4" w:space="0"/>
            </w:tcBorders>
          </w:tcPr>
          <w:p w14:paraId="7AA5385F">
            <w:pPr>
              <w:spacing w:line="360" w:lineRule="auto"/>
              <w:jc w:val="center"/>
              <w:rPr>
                <w:rFonts w:hint="eastAsia" w:ascii="宋体" w:hAnsi="宋体" w:eastAsia="宋体"/>
                <w:szCs w:val="21"/>
              </w:rPr>
            </w:pPr>
            <w:r>
              <w:rPr>
                <w:rFonts w:hint="eastAsia" w:ascii="宋体" w:hAnsi="宋体" w:eastAsia="宋体"/>
                <w:szCs w:val="21"/>
              </w:rPr>
              <w:t>UserID</w:t>
            </w:r>
          </w:p>
        </w:tc>
        <w:tc>
          <w:tcPr>
            <w:tcW w:w="2335" w:type="dxa"/>
            <w:tcBorders>
              <w:top w:val="single" w:color="auto" w:sz="4" w:space="0"/>
              <w:left w:val="single" w:color="auto" w:sz="4" w:space="0"/>
              <w:bottom w:val="single" w:color="auto" w:sz="4" w:space="0"/>
              <w:right w:val="single" w:color="auto" w:sz="4" w:space="0"/>
            </w:tcBorders>
          </w:tcPr>
          <w:p w14:paraId="2F7091A5">
            <w:pPr>
              <w:spacing w:line="360" w:lineRule="auto"/>
              <w:jc w:val="center"/>
              <w:rPr>
                <w:rFonts w:hint="eastAsia" w:ascii="宋体" w:hAnsi="宋体" w:eastAsia="宋体"/>
                <w:szCs w:val="21"/>
              </w:rPr>
            </w:pPr>
            <w:r>
              <w:rPr>
                <w:rFonts w:ascii="宋体" w:hAnsi="宋体" w:eastAsia="宋体"/>
                <w:szCs w:val="21"/>
              </w:rPr>
              <w:t>varchar</w:t>
            </w:r>
          </w:p>
        </w:tc>
      </w:tr>
      <w:tr w14:paraId="760EF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tcPr>
          <w:p w14:paraId="114C35C9">
            <w:pPr>
              <w:spacing w:line="360" w:lineRule="auto"/>
              <w:jc w:val="center"/>
              <w:rPr>
                <w:rFonts w:hint="eastAsia" w:ascii="宋体" w:hAnsi="宋体" w:eastAsia="宋体"/>
                <w:szCs w:val="21"/>
              </w:rPr>
            </w:pPr>
            <w:r>
              <w:rPr>
                <w:rFonts w:hint="eastAsia" w:ascii="宋体" w:hAnsi="宋体" w:eastAsia="宋体"/>
                <w:szCs w:val="21"/>
              </w:rPr>
              <w:t>评论内容</w:t>
            </w:r>
          </w:p>
        </w:tc>
        <w:tc>
          <w:tcPr>
            <w:tcW w:w="2277" w:type="dxa"/>
            <w:tcBorders>
              <w:top w:val="single" w:color="auto" w:sz="4" w:space="0"/>
              <w:left w:val="single" w:color="auto" w:sz="4" w:space="0"/>
              <w:bottom w:val="single" w:color="auto" w:sz="4" w:space="0"/>
              <w:right w:val="single" w:color="auto" w:sz="4" w:space="0"/>
            </w:tcBorders>
          </w:tcPr>
          <w:p w14:paraId="33B816A5">
            <w:pPr>
              <w:spacing w:line="360" w:lineRule="auto"/>
              <w:jc w:val="center"/>
              <w:rPr>
                <w:rFonts w:hint="eastAsia" w:ascii="宋体" w:hAnsi="宋体" w:eastAsia="宋体"/>
                <w:szCs w:val="21"/>
              </w:rPr>
            </w:pPr>
            <w:r>
              <w:rPr>
                <w:rFonts w:hint="eastAsia" w:ascii="宋体" w:hAnsi="宋体" w:eastAsia="宋体"/>
                <w:szCs w:val="21"/>
              </w:rPr>
              <w:t>Content</w:t>
            </w:r>
          </w:p>
        </w:tc>
        <w:tc>
          <w:tcPr>
            <w:tcW w:w="2335" w:type="dxa"/>
            <w:tcBorders>
              <w:top w:val="single" w:color="auto" w:sz="4" w:space="0"/>
              <w:left w:val="single" w:color="auto" w:sz="4" w:space="0"/>
              <w:bottom w:val="single" w:color="auto" w:sz="4" w:space="0"/>
              <w:right w:val="single" w:color="auto" w:sz="4" w:space="0"/>
            </w:tcBorders>
          </w:tcPr>
          <w:p w14:paraId="38497B61">
            <w:pPr>
              <w:spacing w:line="360" w:lineRule="auto"/>
              <w:jc w:val="center"/>
              <w:rPr>
                <w:rFonts w:hint="eastAsia" w:ascii="宋体" w:hAnsi="宋体" w:eastAsia="宋体"/>
                <w:szCs w:val="21"/>
              </w:rPr>
            </w:pPr>
            <w:r>
              <w:rPr>
                <w:rFonts w:hint="eastAsia" w:ascii="宋体" w:hAnsi="宋体" w:eastAsia="宋体"/>
                <w:szCs w:val="21"/>
              </w:rPr>
              <w:t>t</w:t>
            </w:r>
            <w:r>
              <w:rPr>
                <w:rFonts w:ascii="宋体" w:hAnsi="宋体" w:eastAsia="宋体"/>
                <w:szCs w:val="21"/>
              </w:rPr>
              <w:t>ext</w:t>
            </w:r>
          </w:p>
        </w:tc>
      </w:tr>
      <w:tr w14:paraId="2B937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tcPr>
          <w:p w14:paraId="3832FD99">
            <w:pPr>
              <w:spacing w:line="360" w:lineRule="auto"/>
              <w:jc w:val="center"/>
              <w:rPr>
                <w:rFonts w:hint="eastAsia" w:ascii="宋体" w:hAnsi="宋体" w:eastAsia="宋体"/>
                <w:szCs w:val="21"/>
              </w:rPr>
            </w:pPr>
            <w:r>
              <w:rPr>
                <w:rFonts w:hint="eastAsia" w:ascii="宋体" w:hAnsi="宋体" w:eastAsia="宋体"/>
                <w:szCs w:val="21"/>
              </w:rPr>
              <w:t>评论时间</w:t>
            </w:r>
          </w:p>
        </w:tc>
        <w:tc>
          <w:tcPr>
            <w:tcW w:w="2277" w:type="dxa"/>
            <w:tcBorders>
              <w:top w:val="single" w:color="auto" w:sz="4" w:space="0"/>
              <w:left w:val="single" w:color="auto" w:sz="4" w:space="0"/>
              <w:bottom w:val="single" w:color="auto" w:sz="4" w:space="0"/>
              <w:right w:val="single" w:color="auto" w:sz="4" w:space="0"/>
            </w:tcBorders>
          </w:tcPr>
          <w:p w14:paraId="1737A808">
            <w:pPr>
              <w:spacing w:line="360" w:lineRule="auto"/>
              <w:jc w:val="center"/>
              <w:rPr>
                <w:rFonts w:hint="eastAsia" w:ascii="宋体" w:hAnsi="宋体" w:eastAsia="宋体"/>
                <w:szCs w:val="21"/>
              </w:rPr>
            </w:pPr>
            <w:r>
              <w:rPr>
                <w:rFonts w:ascii="宋体" w:hAnsi="宋体" w:eastAsia="宋体"/>
                <w:szCs w:val="21"/>
              </w:rPr>
              <w:t>Publish</w:t>
            </w:r>
            <w:r>
              <w:rPr>
                <w:rFonts w:hint="eastAsia" w:ascii="宋体" w:hAnsi="宋体" w:eastAsia="宋体"/>
                <w:szCs w:val="21"/>
              </w:rPr>
              <w:t>Time</w:t>
            </w:r>
          </w:p>
        </w:tc>
        <w:tc>
          <w:tcPr>
            <w:tcW w:w="2335" w:type="dxa"/>
            <w:tcBorders>
              <w:top w:val="single" w:color="auto" w:sz="4" w:space="0"/>
              <w:left w:val="single" w:color="auto" w:sz="4" w:space="0"/>
              <w:bottom w:val="single" w:color="auto" w:sz="4" w:space="0"/>
              <w:right w:val="single" w:color="auto" w:sz="4" w:space="0"/>
            </w:tcBorders>
          </w:tcPr>
          <w:p w14:paraId="4D35FF64">
            <w:pPr>
              <w:spacing w:line="360" w:lineRule="auto"/>
              <w:jc w:val="center"/>
              <w:rPr>
                <w:rFonts w:hint="eastAsia" w:ascii="宋体" w:hAnsi="宋体" w:eastAsia="宋体"/>
                <w:szCs w:val="21"/>
              </w:rPr>
            </w:pPr>
            <w:r>
              <w:rPr>
                <w:rFonts w:ascii="宋体" w:hAnsi="宋体" w:eastAsia="宋体"/>
                <w:szCs w:val="21"/>
              </w:rPr>
              <w:t>date</w:t>
            </w:r>
            <w:r>
              <w:rPr>
                <w:rFonts w:hint="eastAsia" w:ascii="宋体" w:hAnsi="宋体" w:eastAsia="宋体"/>
                <w:szCs w:val="21"/>
              </w:rPr>
              <w:t>time</w:t>
            </w:r>
          </w:p>
        </w:tc>
      </w:tr>
      <w:tr w14:paraId="5260D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tcPr>
          <w:p w14:paraId="06361730">
            <w:pPr>
              <w:spacing w:line="360" w:lineRule="auto"/>
              <w:jc w:val="center"/>
              <w:rPr>
                <w:rFonts w:hint="eastAsia" w:ascii="宋体" w:hAnsi="宋体" w:eastAsia="宋体"/>
                <w:szCs w:val="21"/>
              </w:rPr>
            </w:pPr>
            <w:r>
              <w:rPr>
                <w:rFonts w:hint="eastAsia" w:ascii="宋体" w:hAnsi="宋体" w:eastAsia="宋体"/>
                <w:szCs w:val="21"/>
              </w:rPr>
              <w:t>评论审核状态</w:t>
            </w:r>
          </w:p>
        </w:tc>
        <w:tc>
          <w:tcPr>
            <w:tcW w:w="2277" w:type="dxa"/>
            <w:tcBorders>
              <w:top w:val="single" w:color="auto" w:sz="4" w:space="0"/>
              <w:left w:val="single" w:color="auto" w:sz="4" w:space="0"/>
              <w:bottom w:val="single" w:color="auto" w:sz="4" w:space="0"/>
              <w:right w:val="single" w:color="auto" w:sz="4" w:space="0"/>
            </w:tcBorders>
          </w:tcPr>
          <w:p w14:paraId="7CDD90EB">
            <w:pPr>
              <w:spacing w:line="360" w:lineRule="auto"/>
              <w:jc w:val="center"/>
              <w:rPr>
                <w:rFonts w:hint="eastAsia" w:ascii="宋体" w:hAnsi="宋体" w:eastAsia="宋体"/>
                <w:szCs w:val="21"/>
              </w:rPr>
            </w:pPr>
            <w:r>
              <w:rPr>
                <w:rFonts w:hint="eastAsia" w:ascii="宋体" w:hAnsi="宋体" w:eastAsia="宋体"/>
                <w:szCs w:val="21"/>
              </w:rPr>
              <w:t>CommentAuditStatus</w:t>
            </w:r>
          </w:p>
        </w:tc>
        <w:tc>
          <w:tcPr>
            <w:tcW w:w="2335" w:type="dxa"/>
            <w:tcBorders>
              <w:top w:val="single" w:color="auto" w:sz="4" w:space="0"/>
              <w:left w:val="single" w:color="auto" w:sz="4" w:space="0"/>
              <w:bottom w:val="single" w:color="auto" w:sz="4" w:space="0"/>
              <w:right w:val="single" w:color="auto" w:sz="4" w:space="0"/>
            </w:tcBorders>
          </w:tcPr>
          <w:p w14:paraId="7B346050">
            <w:pPr>
              <w:spacing w:line="360" w:lineRule="auto"/>
              <w:jc w:val="center"/>
              <w:rPr>
                <w:rFonts w:hint="eastAsia" w:ascii="宋体" w:hAnsi="宋体" w:eastAsia="宋体"/>
                <w:szCs w:val="21"/>
              </w:rPr>
            </w:pPr>
            <w:ins w:id="277" w:author="毛毛妈" w:date="2025-11-12T16:27:00Z">
              <w:r>
                <w:rPr>
                  <w:rFonts w:hint="eastAsia" w:ascii="宋体" w:hAnsi="宋体" w:eastAsia="宋体"/>
                  <w:szCs w:val="21"/>
                </w:rPr>
                <w:t>varchar（待审核/通过/不通过）</w:t>
              </w:r>
            </w:ins>
            <w:del w:id="278" w:author="毛毛妈" w:date="2025-11-12T16:27:00Z">
              <w:r>
                <w:rPr>
                  <w:rFonts w:hint="eastAsia" w:ascii="宋体" w:hAnsi="宋体" w:eastAsia="宋体"/>
                  <w:szCs w:val="21"/>
                </w:rPr>
                <w:delText>int</w:delText>
              </w:r>
            </w:del>
          </w:p>
        </w:tc>
      </w:tr>
    </w:tbl>
    <w:p w14:paraId="3CA0FF47">
      <w:pPr>
        <w:spacing w:line="360" w:lineRule="auto"/>
        <w:jc w:val="center"/>
        <w:rPr>
          <w:rFonts w:hint="eastAsia" w:ascii="宋体" w:hAnsi="宋体" w:eastAsia="宋体"/>
          <w:szCs w:val="21"/>
        </w:rPr>
      </w:pPr>
    </w:p>
    <w:p w14:paraId="65CAFB24">
      <w:pPr>
        <w:spacing w:line="360" w:lineRule="auto"/>
        <w:jc w:val="center"/>
        <w:rPr>
          <w:rFonts w:hint="eastAsia" w:ascii="宋体" w:hAnsi="宋体" w:eastAsia="宋体"/>
          <w:szCs w:val="21"/>
        </w:rPr>
      </w:pPr>
    </w:p>
    <w:p w14:paraId="37118778">
      <w:pPr>
        <w:pStyle w:val="4"/>
        <w:rPr>
          <w:rFonts w:hint="eastAsia"/>
        </w:rPr>
      </w:pPr>
      <w:bookmarkStart w:id="12" w:name="_Toc149848665"/>
      <w:r>
        <w:rPr>
          <w:rFonts w:hint="eastAsia"/>
        </w:rPr>
        <w:t>3.2操作的识别</w:t>
      </w:r>
      <w:bookmarkEnd w:id="12"/>
    </w:p>
    <w:p w14:paraId="3686D5F2">
      <w:pPr>
        <w:spacing w:line="360" w:lineRule="auto"/>
        <w:jc w:val="left"/>
        <w:rPr>
          <w:rFonts w:hint="eastAsia" w:ascii="宋体" w:hAnsi="宋体" w:eastAsia="宋体"/>
          <w:b/>
          <w:bCs/>
          <w:szCs w:val="21"/>
        </w:rPr>
      </w:pPr>
      <w:r>
        <w:rPr>
          <w:rFonts w:hint="eastAsia" w:ascii="宋体" w:hAnsi="宋体" w:eastAsia="宋体"/>
          <w:b/>
          <w:bCs/>
          <w:szCs w:val="21"/>
        </w:rPr>
        <w:t>类名：User</w:t>
      </w:r>
      <w:r>
        <w:rPr>
          <w:rFonts w:ascii="宋体" w:hAnsi="宋体" w:eastAsia="宋体"/>
          <w:b/>
          <w:bCs/>
          <w:szCs w:val="21"/>
        </w:rPr>
        <w:t>（</w:t>
      </w:r>
      <w:r>
        <w:rPr>
          <w:rFonts w:hint="eastAsia" w:ascii="宋体" w:hAnsi="宋体" w:eastAsia="宋体"/>
          <w:b/>
          <w:bCs/>
          <w:szCs w:val="21"/>
        </w:rPr>
        <w:t>用户</w:t>
      </w:r>
      <w:r>
        <w:rPr>
          <w:rFonts w:ascii="宋体" w:hAnsi="宋体" w:eastAsia="宋体"/>
          <w:b/>
          <w:bCs/>
          <w:szCs w:val="21"/>
        </w:rPr>
        <w:t>类）</w:t>
      </w:r>
    </w:p>
    <w:p w14:paraId="6DCA6619">
      <w:pPr>
        <w:spacing w:line="360" w:lineRule="auto"/>
        <w:jc w:val="left"/>
        <w:rPr>
          <w:rFonts w:hint="eastAsia"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.2.1所示：</w:t>
      </w:r>
    </w:p>
    <w:p w14:paraId="08BBCE56">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.2.1 </w:t>
      </w:r>
      <w:r>
        <w:rPr>
          <w:rFonts w:hint="eastAsia" w:ascii="宋体" w:hAnsi="宋体" w:eastAsia="宋体"/>
          <w:szCs w:val="21"/>
        </w:rPr>
        <w:t>User类</w:t>
      </w:r>
      <w:r>
        <w:rPr>
          <w:rFonts w:ascii="宋体" w:hAnsi="宋体" w:eastAsia="宋体"/>
          <w:szCs w:val="21"/>
        </w:rPr>
        <w:t>操作表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8"/>
        <w:gridCol w:w="2977"/>
        <w:gridCol w:w="1702"/>
      </w:tblGrid>
      <w:tr w14:paraId="56F7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27E77975">
            <w:pPr>
              <w:spacing w:line="360" w:lineRule="auto"/>
              <w:jc w:val="center"/>
              <w:rPr>
                <w:rFonts w:hint="eastAsia" w:ascii="宋体" w:hAnsi="宋体" w:eastAsia="宋体"/>
                <w:szCs w:val="21"/>
              </w:rPr>
            </w:pPr>
            <w:r>
              <w:rPr>
                <w:rFonts w:ascii="宋体" w:hAnsi="宋体" w:eastAsia="宋体"/>
                <w:szCs w:val="21"/>
              </w:rPr>
              <w:t>中文名</w:t>
            </w:r>
          </w:p>
        </w:tc>
        <w:tc>
          <w:tcPr>
            <w:tcW w:w="2977" w:type="dxa"/>
            <w:tcBorders>
              <w:top w:val="single" w:color="auto" w:sz="4" w:space="0"/>
              <w:left w:val="single" w:color="auto" w:sz="4" w:space="0"/>
              <w:bottom w:val="single" w:color="auto" w:sz="4" w:space="0"/>
              <w:right w:val="single" w:color="auto" w:sz="4" w:space="0"/>
            </w:tcBorders>
          </w:tcPr>
          <w:p w14:paraId="762B4A87">
            <w:pPr>
              <w:spacing w:line="360" w:lineRule="auto"/>
              <w:jc w:val="center"/>
              <w:rPr>
                <w:rFonts w:hint="eastAsia" w:ascii="宋体" w:hAnsi="宋体" w:eastAsia="宋体"/>
                <w:szCs w:val="21"/>
              </w:rPr>
            </w:pPr>
            <w:r>
              <w:rPr>
                <w:rFonts w:ascii="宋体" w:hAnsi="宋体" w:eastAsia="宋体"/>
                <w:szCs w:val="21"/>
              </w:rPr>
              <w:t>英文名</w:t>
            </w:r>
          </w:p>
        </w:tc>
        <w:tc>
          <w:tcPr>
            <w:tcW w:w="1702" w:type="dxa"/>
            <w:tcBorders>
              <w:top w:val="single" w:color="auto" w:sz="4" w:space="0"/>
              <w:left w:val="single" w:color="auto" w:sz="4" w:space="0"/>
              <w:bottom w:val="single" w:color="auto" w:sz="4" w:space="0"/>
              <w:right w:val="single" w:color="auto" w:sz="4" w:space="0"/>
            </w:tcBorders>
          </w:tcPr>
          <w:p w14:paraId="75D712C1">
            <w:pPr>
              <w:spacing w:line="360" w:lineRule="auto"/>
              <w:jc w:val="center"/>
              <w:rPr>
                <w:rFonts w:hint="eastAsia" w:ascii="宋体" w:hAnsi="宋体" w:eastAsia="宋体"/>
                <w:szCs w:val="21"/>
              </w:rPr>
            </w:pPr>
            <w:r>
              <w:rPr>
                <w:rFonts w:ascii="宋体" w:hAnsi="宋体" w:eastAsia="宋体"/>
                <w:szCs w:val="21"/>
              </w:rPr>
              <w:t>返回值类型</w:t>
            </w:r>
          </w:p>
        </w:tc>
      </w:tr>
      <w:tr w14:paraId="40D49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6AD3FD97">
            <w:pPr>
              <w:spacing w:line="360" w:lineRule="auto"/>
              <w:jc w:val="center"/>
              <w:rPr>
                <w:rFonts w:hint="eastAsia" w:ascii="宋体" w:hAnsi="宋体" w:eastAsia="宋体"/>
                <w:szCs w:val="21"/>
              </w:rPr>
            </w:pPr>
            <w:r>
              <w:rPr>
                <w:rFonts w:ascii="宋体" w:hAnsi="宋体" w:eastAsia="宋体"/>
                <w:szCs w:val="21"/>
              </w:rPr>
              <w:t>添加用户</w:t>
            </w:r>
          </w:p>
        </w:tc>
        <w:tc>
          <w:tcPr>
            <w:tcW w:w="2977" w:type="dxa"/>
            <w:tcBorders>
              <w:top w:val="single" w:color="auto" w:sz="4" w:space="0"/>
              <w:left w:val="single" w:color="auto" w:sz="4" w:space="0"/>
              <w:bottom w:val="single" w:color="auto" w:sz="4" w:space="0"/>
              <w:right w:val="single" w:color="auto" w:sz="4" w:space="0"/>
            </w:tcBorders>
          </w:tcPr>
          <w:p w14:paraId="61B47334">
            <w:pPr>
              <w:spacing w:line="360" w:lineRule="auto"/>
              <w:jc w:val="center"/>
              <w:rPr>
                <w:rFonts w:hint="eastAsia" w:ascii="宋体" w:hAnsi="宋体" w:eastAsia="宋体"/>
                <w:szCs w:val="21"/>
              </w:rPr>
            </w:pPr>
            <w:r>
              <w:rPr>
                <w:rFonts w:ascii="宋体" w:hAnsi="宋体" w:eastAsia="宋体"/>
                <w:szCs w:val="21"/>
              </w:rPr>
              <w:t>addUser()</w:t>
            </w:r>
          </w:p>
        </w:tc>
        <w:tc>
          <w:tcPr>
            <w:tcW w:w="1702" w:type="dxa"/>
            <w:tcBorders>
              <w:top w:val="single" w:color="auto" w:sz="4" w:space="0"/>
              <w:left w:val="single" w:color="auto" w:sz="4" w:space="0"/>
              <w:bottom w:val="single" w:color="auto" w:sz="4" w:space="0"/>
              <w:right w:val="single" w:color="auto" w:sz="4" w:space="0"/>
            </w:tcBorders>
          </w:tcPr>
          <w:p w14:paraId="62B47AB7">
            <w:pPr>
              <w:spacing w:line="360" w:lineRule="auto"/>
              <w:jc w:val="center"/>
              <w:rPr>
                <w:rFonts w:hint="eastAsia" w:ascii="宋体" w:hAnsi="宋体" w:eastAsia="宋体"/>
                <w:szCs w:val="21"/>
              </w:rPr>
            </w:pPr>
            <w:r>
              <w:rPr>
                <w:rFonts w:ascii="宋体" w:hAnsi="宋体" w:eastAsia="宋体"/>
                <w:szCs w:val="21"/>
              </w:rPr>
              <w:t>bool</w:t>
            </w:r>
          </w:p>
        </w:tc>
      </w:tr>
      <w:tr w14:paraId="017F4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378DEBD5">
            <w:pPr>
              <w:spacing w:line="360" w:lineRule="auto"/>
              <w:jc w:val="center"/>
              <w:rPr>
                <w:rFonts w:hint="eastAsia" w:ascii="宋体" w:hAnsi="宋体" w:eastAsia="宋体"/>
                <w:szCs w:val="21"/>
              </w:rPr>
            </w:pPr>
            <w:r>
              <w:rPr>
                <w:rFonts w:hint="eastAsia" w:ascii="宋体" w:hAnsi="宋体" w:eastAsia="宋体"/>
                <w:szCs w:val="21"/>
              </w:rPr>
              <w:t>删除用户</w:t>
            </w:r>
          </w:p>
        </w:tc>
        <w:tc>
          <w:tcPr>
            <w:tcW w:w="2977" w:type="dxa"/>
            <w:tcBorders>
              <w:top w:val="single" w:color="auto" w:sz="4" w:space="0"/>
              <w:left w:val="single" w:color="auto" w:sz="4" w:space="0"/>
              <w:bottom w:val="single" w:color="auto" w:sz="4" w:space="0"/>
              <w:right w:val="single" w:color="auto" w:sz="4" w:space="0"/>
            </w:tcBorders>
          </w:tcPr>
          <w:p w14:paraId="5A9D16CE">
            <w:pPr>
              <w:spacing w:line="360" w:lineRule="auto"/>
              <w:jc w:val="center"/>
              <w:rPr>
                <w:rFonts w:hint="eastAsia" w:ascii="宋体" w:hAnsi="宋体" w:eastAsia="宋体"/>
                <w:szCs w:val="21"/>
              </w:rPr>
            </w:pPr>
            <w:r>
              <w:rPr>
                <w:rFonts w:hint="eastAsia" w:ascii="宋体" w:hAnsi="宋体" w:eastAsia="宋体"/>
                <w:szCs w:val="21"/>
              </w:rPr>
              <w:t>dele</w:t>
            </w:r>
            <w:r>
              <w:rPr>
                <w:rFonts w:ascii="宋体" w:hAnsi="宋体" w:eastAsia="宋体"/>
                <w:szCs w:val="21"/>
              </w:rPr>
              <w:t>teUser()</w:t>
            </w:r>
          </w:p>
        </w:tc>
        <w:tc>
          <w:tcPr>
            <w:tcW w:w="1702" w:type="dxa"/>
            <w:tcBorders>
              <w:top w:val="single" w:color="auto" w:sz="4" w:space="0"/>
              <w:left w:val="single" w:color="auto" w:sz="4" w:space="0"/>
              <w:bottom w:val="single" w:color="auto" w:sz="4" w:space="0"/>
              <w:right w:val="single" w:color="auto" w:sz="4" w:space="0"/>
            </w:tcBorders>
          </w:tcPr>
          <w:p w14:paraId="5780C12A">
            <w:pPr>
              <w:spacing w:line="360" w:lineRule="auto"/>
              <w:jc w:val="center"/>
              <w:rPr>
                <w:rFonts w:hint="eastAsia" w:ascii="宋体" w:hAnsi="宋体" w:eastAsia="宋体"/>
                <w:szCs w:val="21"/>
              </w:rPr>
            </w:pPr>
            <w:r>
              <w:rPr>
                <w:rFonts w:hint="eastAsia" w:ascii="宋体" w:hAnsi="宋体" w:eastAsia="宋体"/>
                <w:szCs w:val="21"/>
              </w:rPr>
              <w:t>bool</w:t>
            </w:r>
          </w:p>
        </w:tc>
      </w:tr>
      <w:tr w14:paraId="15E7F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0B569C67">
            <w:pPr>
              <w:spacing w:line="360" w:lineRule="auto"/>
              <w:jc w:val="center"/>
              <w:rPr>
                <w:rFonts w:hint="eastAsia" w:ascii="宋体" w:hAnsi="宋体" w:eastAsia="宋体"/>
                <w:szCs w:val="21"/>
              </w:rPr>
            </w:pPr>
            <w:r>
              <w:rPr>
                <w:rFonts w:ascii="宋体" w:hAnsi="宋体" w:eastAsia="宋体"/>
                <w:szCs w:val="21"/>
              </w:rPr>
              <w:t>返回用户ID</w:t>
            </w:r>
          </w:p>
        </w:tc>
        <w:tc>
          <w:tcPr>
            <w:tcW w:w="2977" w:type="dxa"/>
            <w:tcBorders>
              <w:top w:val="single" w:color="auto" w:sz="4" w:space="0"/>
              <w:left w:val="single" w:color="auto" w:sz="4" w:space="0"/>
              <w:bottom w:val="single" w:color="auto" w:sz="4" w:space="0"/>
              <w:right w:val="single" w:color="auto" w:sz="4" w:space="0"/>
            </w:tcBorders>
          </w:tcPr>
          <w:p w14:paraId="14BAD15F">
            <w:pPr>
              <w:spacing w:line="360" w:lineRule="auto"/>
              <w:jc w:val="center"/>
              <w:rPr>
                <w:rFonts w:hint="eastAsia" w:ascii="宋体" w:hAnsi="宋体" w:eastAsia="宋体"/>
                <w:szCs w:val="21"/>
              </w:rPr>
            </w:pPr>
            <w:r>
              <w:rPr>
                <w:rFonts w:ascii="宋体" w:hAnsi="宋体" w:eastAsia="宋体"/>
                <w:szCs w:val="21"/>
              </w:rPr>
              <w:t>getUserID()</w:t>
            </w:r>
          </w:p>
        </w:tc>
        <w:tc>
          <w:tcPr>
            <w:tcW w:w="1702" w:type="dxa"/>
            <w:tcBorders>
              <w:top w:val="single" w:color="auto" w:sz="4" w:space="0"/>
              <w:left w:val="single" w:color="auto" w:sz="4" w:space="0"/>
              <w:bottom w:val="single" w:color="auto" w:sz="4" w:space="0"/>
              <w:right w:val="single" w:color="auto" w:sz="4" w:space="0"/>
            </w:tcBorders>
          </w:tcPr>
          <w:p w14:paraId="5DFEE018">
            <w:pPr>
              <w:spacing w:line="360" w:lineRule="auto"/>
              <w:jc w:val="center"/>
              <w:rPr>
                <w:rFonts w:hint="eastAsia" w:ascii="宋体" w:hAnsi="宋体" w:eastAsia="宋体"/>
                <w:szCs w:val="21"/>
              </w:rPr>
            </w:pPr>
            <w:r>
              <w:rPr>
                <w:rFonts w:ascii="宋体" w:hAnsi="宋体" w:eastAsia="宋体"/>
                <w:szCs w:val="21"/>
              </w:rPr>
              <w:t>string</w:t>
            </w:r>
          </w:p>
        </w:tc>
      </w:tr>
      <w:tr w14:paraId="787EE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328" w:type="dxa"/>
            <w:tcBorders>
              <w:top w:val="single" w:color="auto" w:sz="4" w:space="0"/>
              <w:left w:val="single" w:color="auto" w:sz="4" w:space="0"/>
              <w:bottom w:val="single" w:color="auto" w:sz="4" w:space="0"/>
              <w:right w:val="single" w:color="auto" w:sz="4" w:space="0"/>
            </w:tcBorders>
          </w:tcPr>
          <w:p w14:paraId="7E4402F1">
            <w:pPr>
              <w:spacing w:line="360" w:lineRule="auto"/>
              <w:jc w:val="center"/>
              <w:rPr>
                <w:rFonts w:hint="eastAsia" w:ascii="宋体" w:hAnsi="宋体" w:eastAsia="宋体"/>
                <w:szCs w:val="21"/>
              </w:rPr>
            </w:pPr>
            <w:r>
              <w:rPr>
                <w:rFonts w:ascii="宋体" w:hAnsi="宋体" w:eastAsia="宋体"/>
                <w:szCs w:val="21"/>
              </w:rPr>
              <w:t>设置用户ID</w:t>
            </w:r>
          </w:p>
        </w:tc>
        <w:tc>
          <w:tcPr>
            <w:tcW w:w="2977" w:type="dxa"/>
            <w:tcBorders>
              <w:top w:val="single" w:color="auto" w:sz="4" w:space="0"/>
              <w:left w:val="single" w:color="auto" w:sz="4" w:space="0"/>
              <w:bottom w:val="single" w:color="auto" w:sz="4" w:space="0"/>
              <w:right w:val="single" w:color="auto" w:sz="4" w:space="0"/>
            </w:tcBorders>
          </w:tcPr>
          <w:p w14:paraId="1231C506">
            <w:pPr>
              <w:spacing w:line="360" w:lineRule="auto"/>
              <w:jc w:val="center"/>
              <w:rPr>
                <w:rFonts w:hint="eastAsia" w:ascii="宋体" w:hAnsi="宋体" w:eastAsia="宋体"/>
                <w:szCs w:val="21"/>
              </w:rPr>
            </w:pPr>
            <w:r>
              <w:rPr>
                <w:rFonts w:ascii="宋体" w:hAnsi="宋体" w:eastAsia="宋体"/>
                <w:szCs w:val="21"/>
              </w:rPr>
              <w:t>setUserId()</w:t>
            </w:r>
          </w:p>
        </w:tc>
        <w:tc>
          <w:tcPr>
            <w:tcW w:w="1702" w:type="dxa"/>
            <w:tcBorders>
              <w:top w:val="single" w:color="auto" w:sz="4" w:space="0"/>
              <w:left w:val="single" w:color="auto" w:sz="4" w:space="0"/>
              <w:bottom w:val="single" w:color="auto" w:sz="4" w:space="0"/>
              <w:right w:val="single" w:color="auto" w:sz="4" w:space="0"/>
            </w:tcBorders>
          </w:tcPr>
          <w:p w14:paraId="1A603932">
            <w:pPr>
              <w:spacing w:line="360" w:lineRule="auto"/>
              <w:jc w:val="center"/>
              <w:rPr>
                <w:rFonts w:hint="eastAsia" w:ascii="宋体" w:hAnsi="宋体" w:eastAsia="宋体"/>
                <w:szCs w:val="21"/>
              </w:rPr>
            </w:pPr>
            <w:r>
              <w:rPr>
                <w:rFonts w:ascii="宋体" w:hAnsi="宋体" w:eastAsia="宋体"/>
                <w:szCs w:val="21"/>
              </w:rPr>
              <w:t>bool</w:t>
            </w:r>
          </w:p>
        </w:tc>
      </w:tr>
      <w:tr w14:paraId="59ABF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37885192">
            <w:pPr>
              <w:spacing w:line="360" w:lineRule="auto"/>
              <w:jc w:val="center"/>
              <w:rPr>
                <w:rFonts w:hint="eastAsia" w:ascii="宋体" w:hAnsi="宋体" w:eastAsia="宋体"/>
                <w:szCs w:val="21"/>
              </w:rPr>
            </w:pPr>
            <w:r>
              <w:rPr>
                <w:rFonts w:ascii="宋体" w:hAnsi="宋体" w:eastAsia="宋体"/>
                <w:szCs w:val="21"/>
              </w:rPr>
              <w:t>返回用户</w:t>
            </w:r>
            <w:r>
              <w:rPr>
                <w:rFonts w:hint="eastAsia" w:ascii="宋体" w:hAnsi="宋体" w:eastAsia="宋体"/>
                <w:szCs w:val="21"/>
              </w:rPr>
              <w:t>名</w:t>
            </w:r>
          </w:p>
        </w:tc>
        <w:tc>
          <w:tcPr>
            <w:tcW w:w="2977" w:type="dxa"/>
            <w:tcBorders>
              <w:top w:val="single" w:color="auto" w:sz="4" w:space="0"/>
              <w:left w:val="single" w:color="auto" w:sz="4" w:space="0"/>
              <w:bottom w:val="single" w:color="auto" w:sz="4" w:space="0"/>
              <w:right w:val="single" w:color="auto" w:sz="4" w:space="0"/>
            </w:tcBorders>
          </w:tcPr>
          <w:p w14:paraId="03AE184C">
            <w:pPr>
              <w:spacing w:line="360" w:lineRule="auto"/>
              <w:jc w:val="center"/>
              <w:rPr>
                <w:rFonts w:hint="eastAsia" w:ascii="宋体" w:hAnsi="宋体" w:eastAsia="宋体"/>
                <w:szCs w:val="21"/>
              </w:rPr>
            </w:pPr>
            <w:r>
              <w:rPr>
                <w:rFonts w:ascii="宋体" w:hAnsi="宋体" w:eastAsia="宋体"/>
                <w:szCs w:val="21"/>
              </w:rPr>
              <w:t>getUserName()</w:t>
            </w:r>
          </w:p>
        </w:tc>
        <w:tc>
          <w:tcPr>
            <w:tcW w:w="1702" w:type="dxa"/>
            <w:tcBorders>
              <w:top w:val="single" w:color="auto" w:sz="4" w:space="0"/>
              <w:left w:val="single" w:color="auto" w:sz="4" w:space="0"/>
              <w:bottom w:val="single" w:color="auto" w:sz="4" w:space="0"/>
              <w:right w:val="single" w:color="auto" w:sz="4" w:space="0"/>
            </w:tcBorders>
          </w:tcPr>
          <w:p w14:paraId="48E6CF4F">
            <w:pPr>
              <w:spacing w:line="360" w:lineRule="auto"/>
              <w:jc w:val="center"/>
              <w:rPr>
                <w:rFonts w:hint="eastAsia" w:ascii="宋体" w:hAnsi="宋体" w:eastAsia="宋体"/>
                <w:szCs w:val="21"/>
              </w:rPr>
            </w:pPr>
            <w:r>
              <w:rPr>
                <w:rFonts w:hint="eastAsia" w:ascii="宋体" w:hAnsi="宋体" w:eastAsia="宋体"/>
                <w:szCs w:val="21"/>
              </w:rPr>
              <w:t>varchar</w:t>
            </w:r>
          </w:p>
        </w:tc>
      </w:tr>
      <w:tr w14:paraId="0B449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342DA0D2">
            <w:pPr>
              <w:spacing w:line="360" w:lineRule="auto"/>
              <w:jc w:val="center"/>
              <w:rPr>
                <w:rFonts w:hint="eastAsia" w:ascii="宋体" w:hAnsi="宋体" w:eastAsia="宋体"/>
                <w:szCs w:val="21"/>
              </w:rPr>
            </w:pPr>
            <w:r>
              <w:rPr>
                <w:rFonts w:ascii="宋体" w:hAnsi="宋体" w:eastAsia="宋体"/>
                <w:szCs w:val="21"/>
              </w:rPr>
              <w:t>设置用户</w:t>
            </w:r>
            <w:r>
              <w:rPr>
                <w:rFonts w:hint="eastAsia" w:ascii="宋体" w:hAnsi="宋体" w:eastAsia="宋体"/>
                <w:szCs w:val="21"/>
              </w:rPr>
              <w:t>名</w:t>
            </w:r>
          </w:p>
        </w:tc>
        <w:tc>
          <w:tcPr>
            <w:tcW w:w="2977" w:type="dxa"/>
            <w:tcBorders>
              <w:top w:val="single" w:color="auto" w:sz="4" w:space="0"/>
              <w:left w:val="single" w:color="auto" w:sz="4" w:space="0"/>
              <w:bottom w:val="single" w:color="auto" w:sz="4" w:space="0"/>
              <w:right w:val="single" w:color="auto" w:sz="4" w:space="0"/>
            </w:tcBorders>
          </w:tcPr>
          <w:p w14:paraId="557F67A3">
            <w:pPr>
              <w:spacing w:line="360" w:lineRule="auto"/>
              <w:jc w:val="center"/>
              <w:rPr>
                <w:rFonts w:hint="eastAsia" w:ascii="宋体" w:hAnsi="宋体" w:eastAsia="宋体"/>
                <w:szCs w:val="21"/>
              </w:rPr>
            </w:pPr>
            <w:r>
              <w:rPr>
                <w:rFonts w:ascii="宋体" w:hAnsi="宋体" w:eastAsia="宋体"/>
                <w:szCs w:val="21"/>
              </w:rPr>
              <w:t>setUserName()</w:t>
            </w:r>
          </w:p>
        </w:tc>
        <w:tc>
          <w:tcPr>
            <w:tcW w:w="1702" w:type="dxa"/>
            <w:tcBorders>
              <w:top w:val="single" w:color="auto" w:sz="4" w:space="0"/>
              <w:left w:val="single" w:color="auto" w:sz="4" w:space="0"/>
              <w:bottom w:val="single" w:color="auto" w:sz="4" w:space="0"/>
              <w:right w:val="single" w:color="auto" w:sz="4" w:space="0"/>
            </w:tcBorders>
          </w:tcPr>
          <w:p w14:paraId="13B7BFC5">
            <w:pPr>
              <w:spacing w:line="360" w:lineRule="auto"/>
              <w:jc w:val="center"/>
              <w:rPr>
                <w:rFonts w:hint="eastAsia" w:ascii="宋体" w:hAnsi="宋体" w:eastAsia="宋体"/>
                <w:szCs w:val="21"/>
              </w:rPr>
            </w:pPr>
            <w:r>
              <w:rPr>
                <w:rFonts w:ascii="宋体" w:hAnsi="宋体" w:eastAsia="宋体"/>
                <w:szCs w:val="21"/>
              </w:rPr>
              <w:t>bool</w:t>
            </w:r>
          </w:p>
        </w:tc>
      </w:tr>
      <w:tr w14:paraId="59CBE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624B61DB">
            <w:pPr>
              <w:spacing w:line="360" w:lineRule="auto"/>
              <w:jc w:val="center"/>
              <w:rPr>
                <w:rFonts w:hint="eastAsia" w:ascii="宋体" w:hAnsi="宋体" w:eastAsia="宋体"/>
                <w:szCs w:val="21"/>
              </w:rPr>
            </w:pPr>
            <w:r>
              <w:rPr>
                <w:rFonts w:hint="eastAsia" w:ascii="宋体" w:hAnsi="宋体" w:eastAsia="宋体"/>
                <w:szCs w:val="21"/>
              </w:rPr>
              <w:t>返回用户电话</w:t>
            </w:r>
          </w:p>
        </w:tc>
        <w:tc>
          <w:tcPr>
            <w:tcW w:w="2977" w:type="dxa"/>
            <w:tcBorders>
              <w:top w:val="single" w:color="auto" w:sz="4" w:space="0"/>
              <w:left w:val="single" w:color="auto" w:sz="4" w:space="0"/>
              <w:bottom w:val="single" w:color="auto" w:sz="4" w:space="0"/>
              <w:right w:val="single" w:color="auto" w:sz="4" w:space="0"/>
            </w:tcBorders>
          </w:tcPr>
          <w:p w14:paraId="00F5FAFC">
            <w:pPr>
              <w:spacing w:line="360" w:lineRule="auto"/>
              <w:jc w:val="center"/>
              <w:rPr>
                <w:rFonts w:hint="eastAsia" w:ascii="宋体" w:hAnsi="宋体" w:eastAsia="宋体"/>
                <w:szCs w:val="21"/>
              </w:rPr>
            </w:pPr>
            <w:r>
              <w:rPr>
                <w:rFonts w:hint="eastAsia" w:ascii="宋体" w:hAnsi="宋体" w:eastAsia="宋体"/>
                <w:szCs w:val="21"/>
              </w:rPr>
              <w:t>getUserPhone</w:t>
            </w:r>
            <w:r>
              <w:rPr>
                <w:rFonts w:ascii="宋体" w:hAnsi="宋体" w:eastAsia="宋体"/>
                <w:szCs w:val="21"/>
              </w:rPr>
              <w:t>()</w:t>
            </w:r>
          </w:p>
        </w:tc>
        <w:tc>
          <w:tcPr>
            <w:tcW w:w="1702" w:type="dxa"/>
            <w:tcBorders>
              <w:top w:val="single" w:color="auto" w:sz="4" w:space="0"/>
              <w:left w:val="single" w:color="auto" w:sz="4" w:space="0"/>
              <w:bottom w:val="single" w:color="auto" w:sz="4" w:space="0"/>
              <w:right w:val="single" w:color="auto" w:sz="4" w:space="0"/>
            </w:tcBorders>
          </w:tcPr>
          <w:p w14:paraId="77AA42A7">
            <w:pPr>
              <w:spacing w:line="360" w:lineRule="auto"/>
              <w:jc w:val="center"/>
              <w:rPr>
                <w:rFonts w:hint="eastAsia" w:ascii="宋体" w:hAnsi="宋体" w:eastAsia="宋体"/>
                <w:szCs w:val="21"/>
              </w:rPr>
            </w:pPr>
            <w:r>
              <w:rPr>
                <w:rFonts w:hint="eastAsia" w:ascii="宋体" w:hAnsi="宋体" w:eastAsia="宋体"/>
                <w:szCs w:val="21"/>
              </w:rPr>
              <w:t>varchar</w:t>
            </w:r>
          </w:p>
        </w:tc>
      </w:tr>
      <w:tr w14:paraId="50FC0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7E8A337D">
            <w:pPr>
              <w:spacing w:line="360" w:lineRule="auto"/>
              <w:jc w:val="center"/>
              <w:rPr>
                <w:rFonts w:hint="eastAsia" w:ascii="宋体" w:hAnsi="宋体" w:eastAsia="宋体"/>
                <w:szCs w:val="21"/>
              </w:rPr>
            </w:pPr>
            <w:r>
              <w:rPr>
                <w:rFonts w:hint="eastAsia" w:ascii="宋体" w:hAnsi="宋体" w:eastAsia="宋体"/>
                <w:szCs w:val="21"/>
              </w:rPr>
              <w:t>设置用户电话</w:t>
            </w:r>
          </w:p>
        </w:tc>
        <w:tc>
          <w:tcPr>
            <w:tcW w:w="2977" w:type="dxa"/>
            <w:tcBorders>
              <w:top w:val="single" w:color="auto" w:sz="4" w:space="0"/>
              <w:left w:val="single" w:color="auto" w:sz="4" w:space="0"/>
              <w:bottom w:val="single" w:color="auto" w:sz="4" w:space="0"/>
              <w:right w:val="single" w:color="auto" w:sz="4" w:space="0"/>
            </w:tcBorders>
          </w:tcPr>
          <w:p w14:paraId="16E64371">
            <w:pPr>
              <w:spacing w:line="360" w:lineRule="auto"/>
              <w:jc w:val="center"/>
              <w:rPr>
                <w:rFonts w:hint="eastAsia" w:ascii="宋体" w:hAnsi="宋体" w:eastAsia="宋体"/>
                <w:szCs w:val="21"/>
              </w:rPr>
            </w:pPr>
            <w:r>
              <w:rPr>
                <w:rFonts w:hint="eastAsia" w:ascii="宋体" w:hAnsi="宋体" w:eastAsia="宋体"/>
                <w:szCs w:val="21"/>
              </w:rPr>
              <w:t>setUserPhone ()</w:t>
            </w:r>
          </w:p>
        </w:tc>
        <w:tc>
          <w:tcPr>
            <w:tcW w:w="1702" w:type="dxa"/>
            <w:tcBorders>
              <w:top w:val="single" w:color="auto" w:sz="4" w:space="0"/>
              <w:left w:val="single" w:color="auto" w:sz="4" w:space="0"/>
              <w:bottom w:val="single" w:color="auto" w:sz="4" w:space="0"/>
              <w:right w:val="single" w:color="auto" w:sz="4" w:space="0"/>
            </w:tcBorders>
          </w:tcPr>
          <w:p w14:paraId="1AB5F170">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r w14:paraId="10B0E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70F276AD">
            <w:pPr>
              <w:spacing w:line="360" w:lineRule="auto"/>
              <w:jc w:val="center"/>
              <w:rPr>
                <w:rFonts w:hint="eastAsia" w:ascii="宋体" w:hAnsi="宋体" w:eastAsia="宋体"/>
                <w:szCs w:val="21"/>
              </w:rPr>
            </w:pPr>
            <w:r>
              <w:rPr>
                <w:rFonts w:ascii="宋体" w:hAnsi="宋体" w:eastAsia="宋体"/>
                <w:szCs w:val="21"/>
              </w:rPr>
              <w:t>返回用户密码</w:t>
            </w:r>
          </w:p>
        </w:tc>
        <w:tc>
          <w:tcPr>
            <w:tcW w:w="2977" w:type="dxa"/>
            <w:tcBorders>
              <w:top w:val="single" w:color="auto" w:sz="4" w:space="0"/>
              <w:left w:val="single" w:color="auto" w:sz="4" w:space="0"/>
              <w:bottom w:val="single" w:color="auto" w:sz="4" w:space="0"/>
              <w:right w:val="single" w:color="auto" w:sz="4" w:space="0"/>
            </w:tcBorders>
          </w:tcPr>
          <w:p w14:paraId="20BFBD57">
            <w:pPr>
              <w:spacing w:line="360" w:lineRule="auto"/>
              <w:jc w:val="center"/>
              <w:rPr>
                <w:rFonts w:hint="eastAsia" w:ascii="宋体" w:hAnsi="宋体" w:eastAsia="宋体"/>
                <w:szCs w:val="21"/>
              </w:rPr>
            </w:pPr>
            <w:r>
              <w:rPr>
                <w:rFonts w:ascii="宋体" w:hAnsi="宋体" w:eastAsia="宋体"/>
                <w:szCs w:val="21"/>
              </w:rPr>
              <w:t>getUserPassword()</w:t>
            </w:r>
          </w:p>
        </w:tc>
        <w:tc>
          <w:tcPr>
            <w:tcW w:w="1702" w:type="dxa"/>
            <w:tcBorders>
              <w:top w:val="single" w:color="auto" w:sz="4" w:space="0"/>
              <w:left w:val="single" w:color="auto" w:sz="4" w:space="0"/>
              <w:bottom w:val="single" w:color="auto" w:sz="4" w:space="0"/>
              <w:right w:val="single" w:color="auto" w:sz="4" w:space="0"/>
            </w:tcBorders>
          </w:tcPr>
          <w:p w14:paraId="76CF7B0F">
            <w:pPr>
              <w:spacing w:line="360" w:lineRule="auto"/>
              <w:jc w:val="center"/>
              <w:rPr>
                <w:rFonts w:hint="eastAsia" w:ascii="宋体" w:hAnsi="宋体" w:eastAsia="宋体"/>
                <w:szCs w:val="21"/>
              </w:rPr>
            </w:pPr>
            <w:r>
              <w:rPr>
                <w:rFonts w:hint="eastAsia" w:ascii="宋体" w:hAnsi="宋体" w:eastAsia="宋体"/>
                <w:szCs w:val="21"/>
              </w:rPr>
              <w:t>varchar</w:t>
            </w:r>
          </w:p>
        </w:tc>
      </w:tr>
      <w:tr w14:paraId="18127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6CB805E5">
            <w:pPr>
              <w:spacing w:line="360" w:lineRule="auto"/>
              <w:jc w:val="center"/>
              <w:rPr>
                <w:rFonts w:hint="eastAsia" w:ascii="宋体" w:hAnsi="宋体" w:eastAsia="宋体"/>
                <w:szCs w:val="21"/>
              </w:rPr>
            </w:pPr>
            <w:r>
              <w:rPr>
                <w:rFonts w:ascii="宋体" w:hAnsi="宋体" w:eastAsia="宋体"/>
                <w:szCs w:val="21"/>
              </w:rPr>
              <w:t>设置用户密码</w:t>
            </w:r>
          </w:p>
        </w:tc>
        <w:tc>
          <w:tcPr>
            <w:tcW w:w="2977" w:type="dxa"/>
            <w:tcBorders>
              <w:top w:val="single" w:color="auto" w:sz="4" w:space="0"/>
              <w:left w:val="single" w:color="auto" w:sz="4" w:space="0"/>
              <w:bottom w:val="single" w:color="auto" w:sz="4" w:space="0"/>
              <w:right w:val="single" w:color="auto" w:sz="4" w:space="0"/>
            </w:tcBorders>
          </w:tcPr>
          <w:p w14:paraId="6AC71A86">
            <w:pPr>
              <w:spacing w:line="360" w:lineRule="auto"/>
              <w:jc w:val="center"/>
              <w:rPr>
                <w:rFonts w:hint="eastAsia" w:ascii="宋体" w:hAnsi="宋体" w:eastAsia="宋体"/>
                <w:szCs w:val="21"/>
              </w:rPr>
            </w:pPr>
            <w:r>
              <w:rPr>
                <w:rFonts w:ascii="宋体" w:hAnsi="宋体" w:eastAsia="宋体"/>
                <w:szCs w:val="21"/>
              </w:rPr>
              <w:t>setUserPassword()</w:t>
            </w:r>
          </w:p>
        </w:tc>
        <w:tc>
          <w:tcPr>
            <w:tcW w:w="1702" w:type="dxa"/>
            <w:tcBorders>
              <w:top w:val="single" w:color="auto" w:sz="4" w:space="0"/>
              <w:left w:val="single" w:color="auto" w:sz="4" w:space="0"/>
              <w:bottom w:val="single" w:color="auto" w:sz="4" w:space="0"/>
              <w:right w:val="single" w:color="auto" w:sz="4" w:space="0"/>
            </w:tcBorders>
          </w:tcPr>
          <w:p w14:paraId="73517C17">
            <w:pPr>
              <w:spacing w:line="360" w:lineRule="auto"/>
              <w:jc w:val="center"/>
              <w:rPr>
                <w:rFonts w:hint="eastAsia" w:ascii="宋体" w:hAnsi="宋体" w:eastAsia="宋体"/>
                <w:szCs w:val="21"/>
              </w:rPr>
            </w:pPr>
            <w:r>
              <w:rPr>
                <w:rFonts w:ascii="宋体" w:hAnsi="宋体" w:eastAsia="宋体"/>
                <w:szCs w:val="21"/>
              </w:rPr>
              <w:t>bool</w:t>
            </w:r>
          </w:p>
        </w:tc>
      </w:tr>
    </w:tbl>
    <w:p w14:paraId="16719E03">
      <w:pPr>
        <w:spacing w:line="360" w:lineRule="auto"/>
        <w:jc w:val="center"/>
        <w:rPr>
          <w:rFonts w:hint="eastAsia" w:ascii="宋体" w:hAnsi="宋体" w:eastAsia="宋体"/>
          <w:szCs w:val="21"/>
        </w:rPr>
      </w:pPr>
    </w:p>
    <w:p w14:paraId="1FC79A94">
      <w:pPr>
        <w:spacing w:line="360" w:lineRule="auto"/>
        <w:jc w:val="left"/>
        <w:rPr>
          <w:rFonts w:hint="eastAsia" w:ascii="宋体" w:hAnsi="宋体" w:eastAsia="宋体"/>
          <w:b/>
          <w:bCs/>
          <w:szCs w:val="21"/>
        </w:rPr>
      </w:pPr>
      <w:r>
        <w:rPr>
          <w:rFonts w:hint="eastAsia" w:ascii="宋体" w:hAnsi="宋体" w:eastAsia="宋体"/>
          <w:b/>
          <w:bCs/>
          <w:szCs w:val="21"/>
        </w:rPr>
        <w:t>类名：Administrator</w:t>
      </w:r>
      <w:r>
        <w:rPr>
          <w:rFonts w:ascii="宋体" w:hAnsi="宋体" w:eastAsia="宋体"/>
          <w:b/>
          <w:bCs/>
          <w:szCs w:val="21"/>
        </w:rPr>
        <w:t>（</w:t>
      </w:r>
      <w:ins w:id="279" w:author="fish [2]" w:date="2025-11-15T21:40:33Z">
        <w:r>
          <w:rPr>
            <w:rFonts w:hint="eastAsia" w:ascii="宋体" w:hAnsi="宋体" w:eastAsia="宋体"/>
            <w:b/>
            <w:bCs/>
            <w:szCs w:val="21"/>
            <w:lang w:val="en-US" w:eastAsia="zh-CN"/>
          </w:rPr>
          <w:t>系统</w:t>
        </w:r>
      </w:ins>
      <w:r>
        <w:rPr>
          <w:rFonts w:hint="eastAsia" w:ascii="宋体" w:hAnsi="宋体" w:eastAsia="宋体"/>
          <w:b/>
          <w:bCs/>
          <w:szCs w:val="21"/>
        </w:rPr>
        <w:t>管理员</w:t>
      </w:r>
      <w:r>
        <w:rPr>
          <w:rFonts w:ascii="宋体" w:hAnsi="宋体" w:eastAsia="宋体"/>
          <w:b/>
          <w:bCs/>
          <w:szCs w:val="21"/>
        </w:rPr>
        <w:t>类）</w:t>
      </w:r>
    </w:p>
    <w:p w14:paraId="4781F02A">
      <w:pPr>
        <w:spacing w:line="360" w:lineRule="auto"/>
        <w:jc w:val="left"/>
        <w:rPr>
          <w:rFonts w:hint="eastAsia"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.2.2所示：</w:t>
      </w:r>
    </w:p>
    <w:p w14:paraId="5EE75146">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.2.2 </w:t>
      </w:r>
      <w:r>
        <w:rPr>
          <w:rFonts w:hint="eastAsia" w:ascii="宋体" w:hAnsi="宋体" w:eastAsia="宋体"/>
          <w:szCs w:val="21"/>
        </w:rPr>
        <w:t>Administrator</w:t>
      </w:r>
      <w:r>
        <w:rPr>
          <w:rFonts w:ascii="宋体" w:hAnsi="宋体" w:eastAsia="宋体"/>
          <w:szCs w:val="21"/>
        </w:rPr>
        <w:t>类操作表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8"/>
        <w:gridCol w:w="2410"/>
        <w:gridCol w:w="1846"/>
      </w:tblGrid>
      <w:tr w14:paraId="6408A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6B25D859">
            <w:pPr>
              <w:spacing w:line="360" w:lineRule="auto"/>
              <w:jc w:val="center"/>
              <w:rPr>
                <w:rFonts w:hint="eastAsia" w:ascii="宋体" w:hAnsi="宋体" w:eastAsia="宋体"/>
                <w:szCs w:val="21"/>
              </w:rPr>
            </w:pPr>
            <w:r>
              <w:rPr>
                <w:rFonts w:ascii="宋体" w:hAnsi="宋体" w:eastAsia="宋体"/>
                <w:szCs w:val="21"/>
              </w:rPr>
              <w:t>中文名</w:t>
            </w:r>
          </w:p>
        </w:tc>
        <w:tc>
          <w:tcPr>
            <w:tcW w:w="2410" w:type="dxa"/>
          </w:tcPr>
          <w:p w14:paraId="25E9BA15">
            <w:pPr>
              <w:spacing w:line="360" w:lineRule="auto"/>
              <w:jc w:val="center"/>
              <w:rPr>
                <w:rFonts w:hint="eastAsia" w:ascii="宋体" w:hAnsi="宋体" w:eastAsia="宋体"/>
                <w:szCs w:val="21"/>
              </w:rPr>
            </w:pPr>
            <w:r>
              <w:rPr>
                <w:rFonts w:ascii="宋体" w:hAnsi="宋体" w:eastAsia="宋体"/>
                <w:szCs w:val="21"/>
              </w:rPr>
              <w:t>文名</w:t>
            </w:r>
          </w:p>
        </w:tc>
        <w:tc>
          <w:tcPr>
            <w:tcW w:w="1846" w:type="dxa"/>
          </w:tcPr>
          <w:p w14:paraId="129472E6">
            <w:pPr>
              <w:spacing w:line="360" w:lineRule="auto"/>
              <w:jc w:val="center"/>
              <w:rPr>
                <w:rFonts w:hint="eastAsia" w:ascii="宋体" w:hAnsi="宋体" w:eastAsia="宋体"/>
                <w:szCs w:val="21"/>
              </w:rPr>
            </w:pPr>
            <w:r>
              <w:rPr>
                <w:rFonts w:ascii="宋体" w:hAnsi="宋体" w:eastAsia="宋体"/>
                <w:szCs w:val="21"/>
              </w:rPr>
              <w:t>数据类型</w:t>
            </w:r>
          </w:p>
        </w:tc>
      </w:tr>
      <w:tr w14:paraId="20501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3C2F98B4">
            <w:pPr>
              <w:spacing w:line="360" w:lineRule="auto"/>
              <w:jc w:val="center"/>
              <w:rPr>
                <w:rFonts w:hint="eastAsia" w:ascii="宋体" w:hAnsi="宋体" w:eastAsia="宋体"/>
                <w:szCs w:val="21"/>
              </w:rPr>
            </w:pPr>
            <w:r>
              <w:rPr>
                <w:rFonts w:ascii="宋体" w:hAnsi="宋体" w:eastAsia="宋体"/>
                <w:szCs w:val="21"/>
              </w:rPr>
              <w:t>添加用户</w:t>
            </w:r>
          </w:p>
        </w:tc>
        <w:tc>
          <w:tcPr>
            <w:tcW w:w="2410" w:type="dxa"/>
          </w:tcPr>
          <w:p w14:paraId="09020038">
            <w:pPr>
              <w:spacing w:line="360" w:lineRule="auto"/>
              <w:jc w:val="center"/>
              <w:rPr>
                <w:rFonts w:hint="eastAsia" w:ascii="宋体" w:hAnsi="宋体" w:eastAsia="宋体"/>
                <w:szCs w:val="21"/>
              </w:rPr>
            </w:pPr>
            <w:r>
              <w:rPr>
                <w:rFonts w:ascii="宋体" w:hAnsi="宋体" w:eastAsia="宋体"/>
                <w:szCs w:val="21"/>
              </w:rPr>
              <w:t>addUser()</w:t>
            </w:r>
          </w:p>
        </w:tc>
        <w:tc>
          <w:tcPr>
            <w:tcW w:w="1846" w:type="dxa"/>
          </w:tcPr>
          <w:p w14:paraId="2CCF1B1E">
            <w:pPr>
              <w:spacing w:line="360" w:lineRule="auto"/>
              <w:jc w:val="center"/>
              <w:rPr>
                <w:rFonts w:hint="eastAsia" w:ascii="宋体" w:hAnsi="宋体" w:eastAsia="宋体"/>
                <w:szCs w:val="21"/>
              </w:rPr>
            </w:pPr>
            <w:r>
              <w:rPr>
                <w:rFonts w:ascii="宋体" w:hAnsi="宋体" w:eastAsia="宋体"/>
                <w:szCs w:val="21"/>
              </w:rPr>
              <w:t>bool</w:t>
            </w:r>
          </w:p>
        </w:tc>
      </w:tr>
      <w:tr w14:paraId="62E2B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3CCC7DF2">
            <w:pPr>
              <w:spacing w:line="360" w:lineRule="auto"/>
              <w:jc w:val="center"/>
              <w:rPr>
                <w:rFonts w:hint="eastAsia" w:ascii="宋体" w:hAnsi="宋体" w:eastAsia="宋体"/>
                <w:szCs w:val="21"/>
              </w:rPr>
            </w:pPr>
            <w:r>
              <w:rPr>
                <w:rFonts w:hint="eastAsia" w:ascii="宋体" w:hAnsi="宋体" w:eastAsia="宋体"/>
                <w:szCs w:val="21"/>
              </w:rPr>
              <w:t>删除用户</w:t>
            </w:r>
          </w:p>
        </w:tc>
        <w:tc>
          <w:tcPr>
            <w:tcW w:w="2410" w:type="dxa"/>
          </w:tcPr>
          <w:p w14:paraId="0C088BA0">
            <w:pPr>
              <w:spacing w:line="360" w:lineRule="auto"/>
              <w:jc w:val="center"/>
              <w:rPr>
                <w:rFonts w:hint="eastAsia" w:ascii="宋体" w:hAnsi="宋体" w:eastAsia="宋体"/>
                <w:szCs w:val="21"/>
              </w:rPr>
            </w:pPr>
            <w:r>
              <w:rPr>
                <w:rFonts w:hint="eastAsia" w:ascii="宋体" w:hAnsi="宋体" w:eastAsia="宋体"/>
                <w:szCs w:val="21"/>
              </w:rPr>
              <w:t>dele</w:t>
            </w:r>
            <w:r>
              <w:rPr>
                <w:rFonts w:ascii="宋体" w:hAnsi="宋体" w:eastAsia="宋体"/>
                <w:szCs w:val="21"/>
              </w:rPr>
              <w:t>teUser()</w:t>
            </w:r>
          </w:p>
        </w:tc>
        <w:tc>
          <w:tcPr>
            <w:tcW w:w="1846" w:type="dxa"/>
          </w:tcPr>
          <w:p w14:paraId="3EE14361">
            <w:pPr>
              <w:spacing w:line="360" w:lineRule="auto"/>
              <w:jc w:val="center"/>
              <w:rPr>
                <w:rFonts w:hint="eastAsia" w:ascii="宋体" w:hAnsi="宋体" w:eastAsia="宋体"/>
                <w:szCs w:val="21"/>
              </w:rPr>
            </w:pPr>
            <w:r>
              <w:rPr>
                <w:rFonts w:hint="eastAsia" w:ascii="宋体" w:hAnsi="宋体" w:eastAsia="宋体"/>
                <w:szCs w:val="21"/>
              </w:rPr>
              <w:t>bool</w:t>
            </w:r>
          </w:p>
        </w:tc>
      </w:tr>
      <w:tr w14:paraId="54AE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2F12028D">
            <w:pPr>
              <w:spacing w:line="360" w:lineRule="auto"/>
              <w:jc w:val="center"/>
              <w:rPr>
                <w:rFonts w:hint="eastAsia" w:ascii="宋体" w:hAnsi="宋体" w:eastAsia="宋体"/>
                <w:szCs w:val="21"/>
              </w:rPr>
            </w:pPr>
            <w:r>
              <w:rPr>
                <w:rFonts w:ascii="宋体" w:hAnsi="宋体" w:eastAsia="宋体"/>
                <w:szCs w:val="21"/>
              </w:rPr>
              <w:t>返回用户ID</w:t>
            </w:r>
          </w:p>
        </w:tc>
        <w:tc>
          <w:tcPr>
            <w:tcW w:w="2410" w:type="dxa"/>
          </w:tcPr>
          <w:p w14:paraId="60F8A83F">
            <w:pPr>
              <w:spacing w:line="360" w:lineRule="auto"/>
              <w:jc w:val="center"/>
              <w:rPr>
                <w:rFonts w:hint="eastAsia" w:ascii="宋体" w:hAnsi="宋体" w:eastAsia="宋体"/>
                <w:szCs w:val="21"/>
              </w:rPr>
            </w:pPr>
            <w:r>
              <w:rPr>
                <w:rFonts w:ascii="宋体" w:hAnsi="宋体" w:eastAsia="宋体"/>
                <w:szCs w:val="21"/>
              </w:rPr>
              <w:t>getUserID()</w:t>
            </w:r>
          </w:p>
        </w:tc>
        <w:tc>
          <w:tcPr>
            <w:tcW w:w="1846" w:type="dxa"/>
          </w:tcPr>
          <w:p w14:paraId="3E5B6E99">
            <w:pPr>
              <w:spacing w:line="360" w:lineRule="auto"/>
              <w:jc w:val="center"/>
              <w:rPr>
                <w:rFonts w:hint="eastAsia" w:ascii="宋体" w:hAnsi="宋体" w:eastAsia="宋体"/>
                <w:szCs w:val="21"/>
              </w:rPr>
            </w:pPr>
            <w:r>
              <w:rPr>
                <w:rFonts w:hint="eastAsia" w:ascii="宋体" w:hAnsi="宋体" w:eastAsia="宋体"/>
                <w:szCs w:val="21"/>
              </w:rPr>
              <w:t>varchar</w:t>
            </w:r>
          </w:p>
        </w:tc>
      </w:tr>
      <w:tr w14:paraId="51AD5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50B3B23D">
            <w:pPr>
              <w:spacing w:line="360" w:lineRule="auto"/>
              <w:jc w:val="center"/>
              <w:rPr>
                <w:rFonts w:hint="eastAsia" w:ascii="宋体" w:hAnsi="宋体" w:eastAsia="宋体"/>
                <w:szCs w:val="21"/>
              </w:rPr>
            </w:pPr>
            <w:r>
              <w:rPr>
                <w:rFonts w:ascii="宋体" w:hAnsi="宋体" w:eastAsia="宋体"/>
                <w:szCs w:val="21"/>
              </w:rPr>
              <w:t>返回用户</w:t>
            </w:r>
            <w:r>
              <w:rPr>
                <w:rFonts w:hint="eastAsia" w:ascii="宋体" w:hAnsi="宋体" w:eastAsia="宋体"/>
                <w:szCs w:val="21"/>
              </w:rPr>
              <w:t>名</w:t>
            </w:r>
          </w:p>
        </w:tc>
        <w:tc>
          <w:tcPr>
            <w:tcW w:w="2410" w:type="dxa"/>
          </w:tcPr>
          <w:p w14:paraId="18C9B4AA">
            <w:pPr>
              <w:spacing w:line="360" w:lineRule="auto"/>
              <w:jc w:val="center"/>
              <w:rPr>
                <w:rFonts w:hint="eastAsia" w:ascii="宋体" w:hAnsi="宋体" w:eastAsia="宋体"/>
                <w:szCs w:val="21"/>
              </w:rPr>
            </w:pPr>
            <w:r>
              <w:rPr>
                <w:rFonts w:ascii="宋体" w:hAnsi="宋体" w:eastAsia="宋体"/>
                <w:szCs w:val="21"/>
              </w:rPr>
              <w:t>getUserName()</w:t>
            </w:r>
          </w:p>
        </w:tc>
        <w:tc>
          <w:tcPr>
            <w:tcW w:w="1846" w:type="dxa"/>
          </w:tcPr>
          <w:p w14:paraId="0D24A3D2">
            <w:pPr>
              <w:spacing w:line="360" w:lineRule="auto"/>
              <w:jc w:val="center"/>
              <w:rPr>
                <w:rFonts w:hint="eastAsia" w:ascii="宋体" w:hAnsi="宋体" w:eastAsia="宋体"/>
                <w:szCs w:val="21"/>
              </w:rPr>
            </w:pPr>
            <w:r>
              <w:rPr>
                <w:rFonts w:hint="eastAsia" w:ascii="宋体" w:hAnsi="宋体" w:eastAsia="宋体"/>
                <w:szCs w:val="21"/>
              </w:rPr>
              <w:t>varchar</w:t>
            </w:r>
          </w:p>
        </w:tc>
      </w:tr>
      <w:tr w14:paraId="78B7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02BE75DF">
            <w:pPr>
              <w:spacing w:line="360" w:lineRule="auto"/>
              <w:jc w:val="center"/>
              <w:rPr>
                <w:rFonts w:hint="eastAsia" w:ascii="宋体" w:hAnsi="宋体" w:eastAsia="宋体"/>
                <w:szCs w:val="21"/>
              </w:rPr>
            </w:pPr>
            <w:r>
              <w:rPr>
                <w:rFonts w:hint="eastAsia" w:ascii="宋体" w:hAnsi="宋体" w:eastAsia="宋体"/>
                <w:szCs w:val="21"/>
              </w:rPr>
              <w:t>返回用户电话</w:t>
            </w:r>
          </w:p>
        </w:tc>
        <w:tc>
          <w:tcPr>
            <w:tcW w:w="2410" w:type="dxa"/>
          </w:tcPr>
          <w:p w14:paraId="5FBCA40E">
            <w:pPr>
              <w:spacing w:line="360" w:lineRule="auto"/>
              <w:jc w:val="center"/>
              <w:rPr>
                <w:rFonts w:hint="eastAsia" w:ascii="宋体" w:hAnsi="宋体" w:eastAsia="宋体"/>
                <w:szCs w:val="21"/>
              </w:rPr>
            </w:pPr>
            <w:r>
              <w:rPr>
                <w:rFonts w:hint="eastAsia" w:ascii="宋体" w:hAnsi="宋体" w:eastAsia="宋体"/>
                <w:szCs w:val="21"/>
              </w:rPr>
              <w:t>getUserPhone</w:t>
            </w:r>
            <w:r>
              <w:rPr>
                <w:rFonts w:ascii="宋体" w:hAnsi="宋体" w:eastAsia="宋体"/>
                <w:szCs w:val="21"/>
              </w:rPr>
              <w:t>()</w:t>
            </w:r>
          </w:p>
        </w:tc>
        <w:tc>
          <w:tcPr>
            <w:tcW w:w="1846" w:type="dxa"/>
          </w:tcPr>
          <w:p w14:paraId="62EEA832">
            <w:pPr>
              <w:spacing w:line="360" w:lineRule="auto"/>
              <w:jc w:val="center"/>
              <w:rPr>
                <w:rFonts w:hint="eastAsia" w:ascii="宋体" w:hAnsi="宋体" w:eastAsia="宋体"/>
                <w:szCs w:val="21"/>
              </w:rPr>
            </w:pPr>
            <w:r>
              <w:rPr>
                <w:rFonts w:hint="eastAsia" w:ascii="宋体" w:hAnsi="宋体" w:eastAsia="宋体"/>
                <w:szCs w:val="21"/>
              </w:rPr>
              <w:t>varchar</w:t>
            </w:r>
          </w:p>
        </w:tc>
      </w:tr>
      <w:tr w14:paraId="05993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2E1E95B5">
            <w:pPr>
              <w:spacing w:line="360" w:lineRule="auto"/>
              <w:jc w:val="center"/>
              <w:rPr>
                <w:rFonts w:hint="eastAsia" w:ascii="宋体" w:hAnsi="宋体" w:eastAsia="宋体"/>
                <w:szCs w:val="21"/>
              </w:rPr>
            </w:pPr>
            <w:r>
              <w:rPr>
                <w:rFonts w:ascii="宋体" w:hAnsi="宋体" w:eastAsia="宋体"/>
                <w:szCs w:val="21"/>
              </w:rPr>
              <w:t>返回用户密码</w:t>
            </w:r>
          </w:p>
        </w:tc>
        <w:tc>
          <w:tcPr>
            <w:tcW w:w="2410" w:type="dxa"/>
          </w:tcPr>
          <w:p w14:paraId="66621CB0">
            <w:pPr>
              <w:spacing w:line="360" w:lineRule="auto"/>
              <w:jc w:val="center"/>
              <w:rPr>
                <w:rFonts w:hint="eastAsia" w:ascii="宋体" w:hAnsi="宋体" w:eastAsia="宋体"/>
                <w:szCs w:val="21"/>
              </w:rPr>
            </w:pPr>
            <w:r>
              <w:rPr>
                <w:rFonts w:ascii="宋体" w:hAnsi="宋体" w:eastAsia="宋体"/>
                <w:szCs w:val="21"/>
              </w:rPr>
              <w:t>getUserPassword()</w:t>
            </w:r>
          </w:p>
        </w:tc>
        <w:tc>
          <w:tcPr>
            <w:tcW w:w="1846" w:type="dxa"/>
          </w:tcPr>
          <w:p w14:paraId="5CF38745">
            <w:pPr>
              <w:spacing w:line="360" w:lineRule="auto"/>
              <w:jc w:val="center"/>
              <w:rPr>
                <w:rFonts w:hint="eastAsia" w:ascii="宋体" w:hAnsi="宋体" w:eastAsia="宋体"/>
                <w:szCs w:val="21"/>
              </w:rPr>
            </w:pPr>
            <w:r>
              <w:rPr>
                <w:rFonts w:hint="eastAsia" w:ascii="宋体" w:hAnsi="宋体" w:eastAsia="宋体"/>
                <w:szCs w:val="21"/>
              </w:rPr>
              <w:t>varchar</w:t>
            </w:r>
          </w:p>
        </w:tc>
      </w:tr>
      <w:tr w14:paraId="48402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627F463F">
            <w:pPr>
              <w:spacing w:line="360" w:lineRule="auto"/>
              <w:jc w:val="center"/>
              <w:rPr>
                <w:rFonts w:hint="eastAsia" w:ascii="宋体" w:hAnsi="宋体" w:eastAsia="宋体"/>
                <w:szCs w:val="21"/>
              </w:rPr>
            </w:pPr>
            <w:r>
              <w:rPr>
                <w:rFonts w:hint="eastAsia" w:ascii="宋体" w:hAnsi="宋体" w:eastAsia="宋体"/>
                <w:szCs w:val="21"/>
              </w:rPr>
              <w:t>查询用户</w:t>
            </w:r>
          </w:p>
        </w:tc>
        <w:tc>
          <w:tcPr>
            <w:tcW w:w="2410" w:type="dxa"/>
          </w:tcPr>
          <w:p w14:paraId="47B6BB20">
            <w:pPr>
              <w:spacing w:line="360" w:lineRule="auto"/>
              <w:jc w:val="center"/>
              <w:rPr>
                <w:rFonts w:hint="eastAsia" w:ascii="宋体" w:hAnsi="宋体" w:eastAsia="宋体"/>
                <w:szCs w:val="21"/>
              </w:rPr>
            </w:pPr>
            <w:r>
              <w:rPr>
                <w:rFonts w:ascii="宋体" w:hAnsi="宋体" w:eastAsia="宋体"/>
                <w:szCs w:val="21"/>
              </w:rPr>
              <w:t>searchUser()</w:t>
            </w:r>
          </w:p>
        </w:tc>
        <w:tc>
          <w:tcPr>
            <w:tcW w:w="1846" w:type="dxa"/>
          </w:tcPr>
          <w:p w14:paraId="4835851B">
            <w:pPr>
              <w:spacing w:line="360" w:lineRule="auto"/>
              <w:jc w:val="center"/>
              <w:rPr>
                <w:rFonts w:hint="eastAsia" w:ascii="宋体" w:hAnsi="宋体" w:eastAsia="宋体"/>
                <w:szCs w:val="21"/>
              </w:rPr>
            </w:pPr>
            <w:r>
              <w:rPr>
                <w:rFonts w:hint="eastAsia" w:ascii="宋体" w:hAnsi="宋体" w:eastAsia="宋体"/>
                <w:szCs w:val="21"/>
              </w:rPr>
              <w:t>b</w:t>
            </w:r>
            <w:r>
              <w:rPr>
                <w:rFonts w:ascii="宋体" w:hAnsi="宋体" w:eastAsia="宋体"/>
                <w:szCs w:val="21"/>
              </w:rPr>
              <w:t>ool</w:t>
            </w:r>
          </w:p>
        </w:tc>
      </w:tr>
    </w:tbl>
    <w:p w14:paraId="5FE82DB8">
      <w:pPr>
        <w:spacing w:line="360" w:lineRule="auto"/>
        <w:jc w:val="center"/>
        <w:rPr>
          <w:rFonts w:hint="eastAsia" w:ascii="宋体" w:hAnsi="宋体" w:eastAsia="宋体"/>
          <w:szCs w:val="21"/>
        </w:rPr>
      </w:pPr>
    </w:p>
    <w:p w14:paraId="692EE05B">
      <w:pPr>
        <w:spacing w:line="360" w:lineRule="auto"/>
        <w:jc w:val="left"/>
        <w:rPr>
          <w:rFonts w:hint="eastAsia" w:ascii="宋体" w:hAnsi="宋体" w:eastAsia="宋体"/>
          <w:b/>
          <w:bCs/>
          <w:szCs w:val="21"/>
        </w:rPr>
      </w:pPr>
      <w:r>
        <w:rPr>
          <w:rFonts w:hint="eastAsia" w:ascii="宋体" w:hAnsi="宋体" w:eastAsia="宋体"/>
          <w:b/>
          <w:bCs/>
          <w:szCs w:val="21"/>
        </w:rPr>
        <w:t>类名：Ordinary</w:t>
      </w:r>
      <w:r>
        <w:rPr>
          <w:rFonts w:ascii="宋体" w:hAnsi="宋体" w:eastAsia="宋体"/>
          <w:b/>
          <w:bCs/>
          <w:szCs w:val="21"/>
        </w:rPr>
        <w:t>User（</w:t>
      </w:r>
      <w:r>
        <w:rPr>
          <w:rFonts w:hint="eastAsia" w:ascii="宋体" w:hAnsi="宋体" w:eastAsia="宋体"/>
          <w:b/>
          <w:bCs/>
          <w:szCs w:val="21"/>
        </w:rPr>
        <w:t>普通</w:t>
      </w:r>
      <w:r>
        <w:rPr>
          <w:rFonts w:ascii="宋体" w:hAnsi="宋体" w:eastAsia="宋体"/>
          <w:b/>
          <w:bCs/>
          <w:szCs w:val="21"/>
        </w:rPr>
        <w:t>用户类）</w:t>
      </w:r>
    </w:p>
    <w:p w14:paraId="4661EE35">
      <w:pPr>
        <w:spacing w:line="360" w:lineRule="auto"/>
        <w:jc w:val="left"/>
        <w:rPr>
          <w:rFonts w:hint="eastAsia"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.2.3所示：</w:t>
      </w:r>
    </w:p>
    <w:p w14:paraId="35FC375A">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.2.3 </w:t>
      </w:r>
      <w:r>
        <w:rPr>
          <w:rFonts w:hint="eastAsia" w:ascii="宋体" w:hAnsi="宋体" w:eastAsia="宋体"/>
          <w:szCs w:val="21"/>
        </w:rPr>
        <w:t>Ordinary</w:t>
      </w:r>
      <w:r>
        <w:rPr>
          <w:rFonts w:ascii="宋体" w:hAnsi="宋体" w:eastAsia="宋体"/>
          <w:szCs w:val="21"/>
        </w:rPr>
        <w:t>User类操作表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4"/>
        <w:gridCol w:w="3000"/>
        <w:gridCol w:w="1022"/>
      </w:tblGrid>
      <w:tr w14:paraId="42C8B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27E45834">
            <w:pPr>
              <w:spacing w:line="360" w:lineRule="auto"/>
              <w:jc w:val="center"/>
              <w:rPr>
                <w:rFonts w:hint="eastAsia" w:ascii="宋体" w:hAnsi="宋体" w:eastAsia="宋体"/>
                <w:szCs w:val="21"/>
              </w:rPr>
            </w:pPr>
            <w:r>
              <w:rPr>
                <w:rFonts w:ascii="宋体" w:hAnsi="宋体" w:eastAsia="宋体"/>
                <w:szCs w:val="21"/>
              </w:rPr>
              <w:t>中文名</w:t>
            </w:r>
          </w:p>
        </w:tc>
        <w:tc>
          <w:tcPr>
            <w:tcW w:w="3000" w:type="dxa"/>
          </w:tcPr>
          <w:p w14:paraId="7E189AEE">
            <w:pPr>
              <w:spacing w:line="360" w:lineRule="auto"/>
              <w:jc w:val="center"/>
              <w:rPr>
                <w:rFonts w:hint="eastAsia" w:ascii="宋体" w:hAnsi="宋体" w:eastAsia="宋体"/>
                <w:szCs w:val="21"/>
              </w:rPr>
            </w:pPr>
            <w:r>
              <w:rPr>
                <w:rFonts w:ascii="宋体" w:hAnsi="宋体" w:eastAsia="宋体"/>
                <w:szCs w:val="21"/>
              </w:rPr>
              <w:t>文名</w:t>
            </w:r>
          </w:p>
        </w:tc>
        <w:tc>
          <w:tcPr>
            <w:tcW w:w="1022" w:type="dxa"/>
          </w:tcPr>
          <w:p w14:paraId="10FC86B6">
            <w:pPr>
              <w:spacing w:line="360" w:lineRule="auto"/>
              <w:jc w:val="center"/>
              <w:rPr>
                <w:rFonts w:hint="eastAsia" w:ascii="宋体" w:hAnsi="宋体" w:eastAsia="宋体"/>
                <w:szCs w:val="21"/>
              </w:rPr>
            </w:pPr>
            <w:r>
              <w:rPr>
                <w:rFonts w:ascii="宋体" w:hAnsi="宋体" w:eastAsia="宋体"/>
                <w:szCs w:val="21"/>
              </w:rPr>
              <w:t>数据类型</w:t>
            </w:r>
          </w:p>
        </w:tc>
      </w:tr>
      <w:tr w14:paraId="7008F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2A199E21">
            <w:pPr>
              <w:spacing w:line="360" w:lineRule="auto"/>
              <w:jc w:val="center"/>
              <w:rPr>
                <w:rFonts w:hint="eastAsia" w:ascii="宋体" w:hAnsi="宋体" w:eastAsia="宋体"/>
                <w:szCs w:val="21"/>
              </w:rPr>
            </w:pPr>
            <w:r>
              <w:rPr>
                <w:rFonts w:ascii="宋体" w:hAnsi="宋体" w:eastAsia="宋体"/>
                <w:szCs w:val="21"/>
              </w:rPr>
              <w:t>添加用户</w:t>
            </w:r>
          </w:p>
        </w:tc>
        <w:tc>
          <w:tcPr>
            <w:tcW w:w="3000" w:type="dxa"/>
          </w:tcPr>
          <w:p w14:paraId="33D4234B">
            <w:pPr>
              <w:spacing w:line="360" w:lineRule="auto"/>
              <w:jc w:val="center"/>
              <w:rPr>
                <w:rFonts w:hint="eastAsia" w:ascii="宋体" w:hAnsi="宋体" w:eastAsia="宋体"/>
                <w:szCs w:val="21"/>
              </w:rPr>
            </w:pPr>
            <w:r>
              <w:rPr>
                <w:rFonts w:ascii="宋体" w:hAnsi="宋体" w:eastAsia="宋体"/>
                <w:szCs w:val="21"/>
              </w:rPr>
              <w:t>addUser()</w:t>
            </w:r>
          </w:p>
        </w:tc>
        <w:tc>
          <w:tcPr>
            <w:tcW w:w="1022" w:type="dxa"/>
          </w:tcPr>
          <w:p w14:paraId="6C5ABCC6">
            <w:pPr>
              <w:spacing w:line="360" w:lineRule="auto"/>
              <w:jc w:val="center"/>
              <w:rPr>
                <w:rFonts w:hint="eastAsia" w:ascii="宋体" w:hAnsi="宋体" w:eastAsia="宋体"/>
                <w:szCs w:val="21"/>
              </w:rPr>
            </w:pPr>
            <w:r>
              <w:rPr>
                <w:rFonts w:ascii="宋体" w:hAnsi="宋体" w:eastAsia="宋体"/>
                <w:szCs w:val="21"/>
              </w:rPr>
              <w:t>bool</w:t>
            </w:r>
          </w:p>
        </w:tc>
      </w:tr>
      <w:tr w14:paraId="23054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22270D7B">
            <w:pPr>
              <w:spacing w:line="360" w:lineRule="auto"/>
              <w:jc w:val="center"/>
              <w:rPr>
                <w:rFonts w:hint="eastAsia" w:ascii="宋体" w:hAnsi="宋体" w:eastAsia="宋体"/>
                <w:szCs w:val="21"/>
              </w:rPr>
            </w:pPr>
            <w:r>
              <w:rPr>
                <w:rFonts w:hint="eastAsia" w:ascii="宋体" w:hAnsi="宋体" w:eastAsia="宋体"/>
                <w:szCs w:val="21"/>
              </w:rPr>
              <w:t>删除用户</w:t>
            </w:r>
          </w:p>
        </w:tc>
        <w:tc>
          <w:tcPr>
            <w:tcW w:w="3000" w:type="dxa"/>
          </w:tcPr>
          <w:p w14:paraId="4F3CF323">
            <w:pPr>
              <w:spacing w:line="360" w:lineRule="auto"/>
              <w:jc w:val="center"/>
              <w:rPr>
                <w:rFonts w:hint="eastAsia" w:ascii="宋体" w:hAnsi="宋体" w:eastAsia="宋体"/>
                <w:szCs w:val="21"/>
              </w:rPr>
            </w:pPr>
            <w:r>
              <w:rPr>
                <w:rFonts w:hint="eastAsia" w:ascii="宋体" w:hAnsi="宋体" w:eastAsia="宋体"/>
                <w:szCs w:val="21"/>
              </w:rPr>
              <w:t>dele</w:t>
            </w:r>
            <w:r>
              <w:rPr>
                <w:rFonts w:ascii="宋体" w:hAnsi="宋体" w:eastAsia="宋体"/>
                <w:szCs w:val="21"/>
              </w:rPr>
              <w:t>teUser()</w:t>
            </w:r>
          </w:p>
        </w:tc>
        <w:tc>
          <w:tcPr>
            <w:tcW w:w="1022" w:type="dxa"/>
          </w:tcPr>
          <w:p w14:paraId="70485C2E">
            <w:pPr>
              <w:spacing w:line="360" w:lineRule="auto"/>
              <w:jc w:val="center"/>
              <w:rPr>
                <w:rFonts w:hint="eastAsia" w:ascii="宋体" w:hAnsi="宋体" w:eastAsia="宋体"/>
                <w:szCs w:val="21"/>
              </w:rPr>
            </w:pPr>
            <w:r>
              <w:rPr>
                <w:rFonts w:hint="eastAsia" w:ascii="宋体" w:hAnsi="宋体" w:eastAsia="宋体"/>
                <w:szCs w:val="21"/>
              </w:rPr>
              <w:t>bool</w:t>
            </w:r>
          </w:p>
        </w:tc>
      </w:tr>
      <w:tr w14:paraId="405F4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1BC4CC5D">
            <w:pPr>
              <w:spacing w:line="360" w:lineRule="auto"/>
              <w:jc w:val="center"/>
              <w:rPr>
                <w:rFonts w:hint="eastAsia" w:ascii="宋体" w:hAnsi="宋体" w:eastAsia="宋体"/>
                <w:szCs w:val="21"/>
              </w:rPr>
            </w:pPr>
            <w:r>
              <w:rPr>
                <w:rFonts w:ascii="宋体" w:hAnsi="宋体" w:eastAsia="宋体"/>
                <w:szCs w:val="21"/>
              </w:rPr>
              <w:t>返回用户ID</w:t>
            </w:r>
          </w:p>
        </w:tc>
        <w:tc>
          <w:tcPr>
            <w:tcW w:w="3000" w:type="dxa"/>
          </w:tcPr>
          <w:p w14:paraId="67E0D01E">
            <w:pPr>
              <w:spacing w:line="360" w:lineRule="auto"/>
              <w:jc w:val="center"/>
              <w:rPr>
                <w:rFonts w:hint="eastAsia" w:ascii="宋体" w:hAnsi="宋体" w:eastAsia="宋体"/>
                <w:szCs w:val="21"/>
              </w:rPr>
            </w:pPr>
            <w:r>
              <w:rPr>
                <w:rFonts w:ascii="宋体" w:hAnsi="宋体" w:eastAsia="宋体"/>
                <w:szCs w:val="21"/>
              </w:rPr>
              <w:t>getUserID()</w:t>
            </w:r>
          </w:p>
        </w:tc>
        <w:tc>
          <w:tcPr>
            <w:tcW w:w="1022" w:type="dxa"/>
          </w:tcPr>
          <w:p w14:paraId="369D01EA">
            <w:pPr>
              <w:spacing w:line="360" w:lineRule="auto"/>
              <w:jc w:val="center"/>
              <w:rPr>
                <w:rFonts w:hint="eastAsia" w:ascii="宋体" w:hAnsi="宋体" w:eastAsia="宋体"/>
                <w:szCs w:val="21"/>
              </w:rPr>
            </w:pPr>
            <w:r>
              <w:rPr>
                <w:rFonts w:hint="eastAsia" w:ascii="宋体" w:hAnsi="宋体" w:eastAsia="宋体"/>
                <w:szCs w:val="21"/>
              </w:rPr>
              <w:t>varchar</w:t>
            </w:r>
          </w:p>
        </w:tc>
      </w:tr>
      <w:tr w14:paraId="5B380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2148CD89">
            <w:pPr>
              <w:spacing w:line="360" w:lineRule="auto"/>
              <w:jc w:val="center"/>
              <w:rPr>
                <w:rFonts w:hint="eastAsia" w:ascii="宋体" w:hAnsi="宋体" w:eastAsia="宋体"/>
                <w:szCs w:val="21"/>
              </w:rPr>
            </w:pPr>
            <w:r>
              <w:rPr>
                <w:rFonts w:ascii="宋体" w:hAnsi="宋体" w:eastAsia="宋体"/>
                <w:szCs w:val="21"/>
              </w:rPr>
              <w:t>设置用户ID</w:t>
            </w:r>
          </w:p>
        </w:tc>
        <w:tc>
          <w:tcPr>
            <w:tcW w:w="3000" w:type="dxa"/>
          </w:tcPr>
          <w:p w14:paraId="0101B36D">
            <w:pPr>
              <w:spacing w:line="360" w:lineRule="auto"/>
              <w:jc w:val="center"/>
              <w:rPr>
                <w:rFonts w:hint="eastAsia" w:ascii="宋体" w:hAnsi="宋体" w:eastAsia="宋体"/>
                <w:szCs w:val="21"/>
              </w:rPr>
            </w:pPr>
            <w:r>
              <w:rPr>
                <w:rFonts w:ascii="宋体" w:hAnsi="宋体" w:eastAsia="宋体"/>
                <w:szCs w:val="21"/>
              </w:rPr>
              <w:t>setUserId()</w:t>
            </w:r>
          </w:p>
        </w:tc>
        <w:tc>
          <w:tcPr>
            <w:tcW w:w="1022" w:type="dxa"/>
          </w:tcPr>
          <w:p w14:paraId="394D07FB">
            <w:pPr>
              <w:spacing w:line="360" w:lineRule="auto"/>
              <w:jc w:val="center"/>
              <w:rPr>
                <w:rFonts w:hint="eastAsia" w:ascii="宋体" w:hAnsi="宋体" w:eastAsia="宋体"/>
                <w:szCs w:val="21"/>
              </w:rPr>
            </w:pPr>
            <w:r>
              <w:rPr>
                <w:rFonts w:ascii="宋体" w:hAnsi="宋体" w:eastAsia="宋体"/>
                <w:szCs w:val="21"/>
              </w:rPr>
              <w:t>bool</w:t>
            </w:r>
          </w:p>
        </w:tc>
      </w:tr>
      <w:tr w14:paraId="2EE37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0FAC9211">
            <w:pPr>
              <w:spacing w:line="360" w:lineRule="auto"/>
              <w:jc w:val="center"/>
              <w:rPr>
                <w:rFonts w:hint="eastAsia" w:ascii="宋体" w:hAnsi="宋体" w:eastAsia="宋体"/>
                <w:szCs w:val="21"/>
              </w:rPr>
            </w:pPr>
            <w:r>
              <w:rPr>
                <w:rFonts w:ascii="宋体" w:hAnsi="宋体" w:eastAsia="宋体"/>
                <w:szCs w:val="21"/>
              </w:rPr>
              <w:t>返回用户</w:t>
            </w:r>
            <w:r>
              <w:rPr>
                <w:rFonts w:hint="eastAsia" w:ascii="宋体" w:hAnsi="宋体" w:eastAsia="宋体"/>
                <w:szCs w:val="21"/>
              </w:rPr>
              <w:t>名</w:t>
            </w:r>
          </w:p>
        </w:tc>
        <w:tc>
          <w:tcPr>
            <w:tcW w:w="3000" w:type="dxa"/>
          </w:tcPr>
          <w:p w14:paraId="6A6C5A49">
            <w:pPr>
              <w:spacing w:line="360" w:lineRule="auto"/>
              <w:jc w:val="center"/>
              <w:rPr>
                <w:rFonts w:hint="eastAsia" w:ascii="宋体" w:hAnsi="宋体" w:eastAsia="宋体"/>
                <w:szCs w:val="21"/>
              </w:rPr>
            </w:pPr>
            <w:r>
              <w:rPr>
                <w:rFonts w:ascii="宋体" w:hAnsi="宋体" w:eastAsia="宋体"/>
                <w:szCs w:val="21"/>
              </w:rPr>
              <w:t>getUserName()</w:t>
            </w:r>
          </w:p>
        </w:tc>
        <w:tc>
          <w:tcPr>
            <w:tcW w:w="1022" w:type="dxa"/>
          </w:tcPr>
          <w:p w14:paraId="59D080A1">
            <w:pPr>
              <w:spacing w:line="360" w:lineRule="auto"/>
              <w:jc w:val="center"/>
              <w:rPr>
                <w:rFonts w:hint="eastAsia" w:ascii="宋体" w:hAnsi="宋体" w:eastAsia="宋体"/>
                <w:szCs w:val="21"/>
              </w:rPr>
            </w:pPr>
            <w:r>
              <w:rPr>
                <w:rFonts w:hint="eastAsia" w:ascii="宋体" w:hAnsi="宋体" w:eastAsia="宋体"/>
                <w:szCs w:val="21"/>
              </w:rPr>
              <w:t>varchar</w:t>
            </w:r>
          </w:p>
        </w:tc>
      </w:tr>
      <w:tr w14:paraId="1FFF8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68A7B0E0">
            <w:pPr>
              <w:spacing w:line="360" w:lineRule="auto"/>
              <w:jc w:val="center"/>
              <w:rPr>
                <w:rFonts w:hint="eastAsia" w:ascii="宋体" w:hAnsi="宋体" w:eastAsia="宋体"/>
                <w:szCs w:val="21"/>
              </w:rPr>
            </w:pPr>
            <w:r>
              <w:rPr>
                <w:rFonts w:ascii="宋体" w:hAnsi="宋体" w:eastAsia="宋体"/>
                <w:szCs w:val="21"/>
              </w:rPr>
              <w:t>设置用户</w:t>
            </w:r>
            <w:r>
              <w:rPr>
                <w:rFonts w:hint="eastAsia" w:ascii="宋体" w:hAnsi="宋体" w:eastAsia="宋体"/>
                <w:szCs w:val="21"/>
              </w:rPr>
              <w:t>名</w:t>
            </w:r>
          </w:p>
        </w:tc>
        <w:tc>
          <w:tcPr>
            <w:tcW w:w="3000" w:type="dxa"/>
          </w:tcPr>
          <w:p w14:paraId="043964F5">
            <w:pPr>
              <w:spacing w:line="360" w:lineRule="auto"/>
              <w:jc w:val="center"/>
              <w:rPr>
                <w:rFonts w:hint="eastAsia" w:ascii="宋体" w:hAnsi="宋体" w:eastAsia="宋体"/>
                <w:szCs w:val="21"/>
              </w:rPr>
            </w:pPr>
            <w:r>
              <w:rPr>
                <w:rFonts w:ascii="宋体" w:hAnsi="宋体" w:eastAsia="宋体"/>
                <w:szCs w:val="21"/>
              </w:rPr>
              <w:t>setUserName()</w:t>
            </w:r>
          </w:p>
        </w:tc>
        <w:tc>
          <w:tcPr>
            <w:tcW w:w="1022" w:type="dxa"/>
          </w:tcPr>
          <w:p w14:paraId="28E2CDD7">
            <w:pPr>
              <w:spacing w:line="360" w:lineRule="auto"/>
              <w:jc w:val="center"/>
              <w:rPr>
                <w:rFonts w:hint="eastAsia" w:ascii="宋体" w:hAnsi="宋体" w:eastAsia="宋体"/>
                <w:szCs w:val="21"/>
              </w:rPr>
            </w:pPr>
            <w:r>
              <w:rPr>
                <w:rFonts w:ascii="宋体" w:hAnsi="宋体" w:eastAsia="宋体"/>
                <w:szCs w:val="21"/>
              </w:rPr>
              <w:t>bool</w:t>
            </w:r>
          </w:p>
        </w:tc>
      </w:tr>
      <w:tr w14:paraId="67A63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29A4B609">
            <w:pPr>
              <w:spacing w:line="360" w:lineRule="auto"/>
              <w:jc w:val="center"/>
              <w:rPr>
                <w:rFonts w:hint="eastAsia" w:ascii="宋体" w:hAnsi="宋体" w:eastAsia="宋体"/>
                <w:szCs w:val="21"/>
              </w:rPr>
            </w:pPr>
            <w:r>
              <w:rPr>
                <w:rFonts w:hint="eastAsia" w:ascii="宋体" w:hAnsi="宋体" w:eastAsia="宋体"/>
                <w:szCs w:val="21"/>
              </w:rPr>
              <w:t>返回用户电话</w:t>
            </w:r>
          </w:p>
        </w:tc>
        <w:tc>
          <w:tcPr>
            <w:tcW w:w="3000" w:type="dxa"/>
          </w:tcPr>
          <w:p w14:paraId="2EE84592">
            <w:pPr>
              <w:spacing w:line="360" w:lineRule="auto"/>
              <w:jc w:val="center"/>
              <w:rPr>
                <w:rFonts w:hint="eastAsia" w:ascii="宋体" w:hAnsi="宋体" w:eastAsia="宋体"/>
                <w:szCs w:val="21"/>
              </w:rPr>
            </w:pPr>
            <w:r>
              <w:rPr>
                <w:rFonts w:hint="eastAsia" w:ascii="宋体" w:hAnsi="宋体" w:eastAsia="宋体"/>
                <w:szCs w:val="21"/>
              </w:rPr>
              <w:t>getUserPhone</w:t>
            </w:r>
            <w:r>
              <w:rPr>
                <w:rFonts w:ascii="宋体" w:hAnsi="宋体" w:eastAsia="宋体"/>
                <w:szCs w:val="21"/>
              </w:rPr>
              <w:t>()</w:t>
            </w:r>
          </w:p>
        </w:tc>
        <w:tc>
          <w:tcPr>
            <w:tcW w:w="1022" w:type="dxa"/>
          </w:tcPr>
          <w:p w14:paraId="1FC1C4C3">
            <w:pPr>
              <w:spacing w:line="360" w:lineRule="auto"/>
              <w:jc w:val="center"/>
              <w:rPr>
                <w:rFonts w:hint="eastAsia" w:ascii="宋体" w:hAnsi="宋体" w:eastAsia="宋体"/>
                <w:szCs w:val="21"/>
              </w:rPr>
            </w:pPr>
            <w:r>
              <w:rPr>
                <w:rFonts w:hint="eastAsia" w:ascii="宋体" w:hAnsi="宋体" w:eastAsia="宋体"/>
                <w:szCs w:val="21"/>
              </w:rPr>
              <w:t>varchar</w:t>
            </w:r>
          </w:p>
        </w:tc>
      </w:tr>
      <w:tr w14:paraId="6B7CF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6E4071EB">
            <w:pPr>
              <w:spacing w:line="360" w:lineRule="auto"/>
              <w:jc w:val="center"/>
              <w:rPr>
                <w:rFonts w:hint="eastAsia" w:ascii="宋体" w:hAnsi="宋体" w:eastAsia="宋体"/>
                <w:szCs w:val="21"/>
              </w:rPr>
            </w:pPr>
            <w:r>
              <w:rPr>
                <w:rFonts w:hint="eastAsia" w:ascii="宋体" w:hAnsi="宋体" w:eastAsia="宋体"/>
                <w:szCs w:val="21"/>
              </w:rPr>
              <w:t>设置用户电话</w:t>
            </w:r>
          </w:p>
        </w:tc>
        <w:tc>
          <w:tcPr>
            <w:tcW w:w="3000" w:type="dxa"/>
          </w:tcPr>
          <w:p w14:paraId="395F3BBC">
            <w:pPr>
              <w:spacing w:line="360" w:lineRule="auto"/>
              <w:jc w:val="center"/>
              <w:rPr>
                <w:rFonts w:hint="eastAsia" w:ascii="宋体" w:hAnsi="宋体" w:eastAsia="宋体"/>
                <w:szCs w:val="21"/>
              </w:rPr>
            </w:pPr>
            <w:r>
              <w:rPr>
                <w:rFonts w:hint="eastAsia" w:ascii="宋体" w:hAnsi="宋体" w:eastAsia="宋体"/>
                <w:szCs w:val="21"/>
              </w:rPr>
              <w:t>setUserPhone ()</w:t>
            </w:r>
          </w:p>
        </w:tc>
        <w:tc>
          <w:tcPr>
            <w:tcW w:w="1022" w:type="dxa"/>
          </w:tcPr>
          <w:p w14:paraId="15835C6A">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r w14:paraId="6D534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4DEDC70">
            <w:pPr>
              <w:spacing w:line="360" w:lineRule="auto"/>
              <w:jc w:val="center"/>
              <w:rPr>
                <w:rFonts w:hint="eastAsia" w:ascii="宋体" w:hAnsi="宋体" w:eastAsia="宋体"/>
                <w:szCs w:val="21"/>
              </w:rPr>
            </w:pPr>
            <w:r>
              <w:rPr>
                <w:rFonts w:ascii="宋体" w:hAnsi="宋体" w:eastAsia="宋体"/>
                <w:szCs w:val="21"/>
              </w:rPr>
              <w:t>返回用户密码</w:t>
            </w:r>
          </w:p>
        </w:tc>
        <w:tc>
          <w:tcPr>
            <w:tcW w:w="3000" w:type="dxa"/>
          </w:tcPr>
          <w:p w14:paraId="64BB7A72">
            <w:pPr>
              <w:spacing w:line="360" w:lineRule="auto"/>
              <w:jc w:val="center"/>
              <w:rPr>
                <w:rFonts w:hint="eastAsia" w:ascii="宋体" w:hAnsi="宋体" w:eastAsia="宋体"/>
                <w:szCs w:val="21"/>
              </w:rPr>
            </w:pPr>
            <w:r>
              <w:rPr>
                <w:rFonts w:ascii="宋体" w:hAnsi="宋体" w:eastAsia="宋体"/>
                <w:szCs w:val="21"/>
              </w:rPr>
              <w:t>getUserPassword()</w:t>
            </w:r>
          </w:p>
        </w:tc>
        <w:tc>
          <w:tcPr>
            <w:tcW w:w="1022" w:type="dxa"/>
          </w:tcPr>
          <w:p w14:paraId="07554561">
            <w:pPr>
              <w:spacing w:line="360" w:lineRule="auto"/>
              <w:jc w:val="center"/>
              <w:rPr>
                <w:rFonts w:hint="eastAsia" w:ascii="宋体" w:hAnsi="宋体" w:eastAsia="宋体"/>
                <w:szCs w:val="21"/>
              </w:rPr>
            </w:pPr>
            <w:r>
              <w:rPr>
                <w:rFonts w:hint="eastAsia" w:ascii="宋体" w:hAnsi="宋体" w:eastAsia="宋体"/>
                <w:szCs w:val="21"/>
              </w:rPr>
              <w:t>varchar</w:t>
            </w:r>
          </w:p>
        </w:tc>
      </w:tr>
      <w:tr w14:paraId="2C5B7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2E9185E6">
            <w:pPr>
              <w:spacing w:line="360" w:lineRule="auto"/>
              <w:jc w:val="center"/>
              <w:rPr>
                <w:rFonts w:hint="eastAsia" w:ascii="宋体" w:hAnsi="宋体" w:eastAsia="宋体"/>
                <w:szCs w:val="21"/>
              </w:rPr>
            </w:pPr>
            <w:r>
              <w:rPr>
                <w:rFonts w:ascii="宋体" w:hAnsi="宋体" w:eastAsia="宋体"/>
                <w:szCs w:val="21"/>
              </w:rPr>
              <w:t>设置用户密码</w:t>
            </w:r>
          </w:p>
        </w:tc>
        <w:tc>
          <w:tcPr>
            <w:tcW w:w="3000" w:type="dxa"/>
          </w:tcPr>
          <w:p w14:paraId="1FCA8506">
            <w:pPr>
              <w:spacing w:line="360" w:lineRule="auto"/>
              <w:jc w:val="center"/>
              <w:rPr>
                <w:rFonts w:hint="eastAsia" w:ascii="宋体" w:hAnsi="宋体" w:eastAsia="宋体"/>
                <w:szCs w:val="21"/>
              </w:rPr>
            </w:pPr>
            <w:r>
              <w:rPr>
                <w:rFonts w:ascii="宋体" w:hAnsi="宋体" w:eastAsia="宋体"/>
                <w:szCs w:val="21"/>
              </w:rPr>
              <w:t>setUserPassword()</w:t>
            </w:r>
          </w:p>
        </w:tc>
        <w:tc>
          <w:tcPr>
            <w:tcW w:w="1022" w:type="dxa"/>
          </w:tcPr>
          <w:p w14:paraId="375E010F">
            <w:pPr>
              <w:spacing w:line="360" w:lineRule="auto"/>
              <w:jc w:val="center"/>
              <w:rPr>
                <w:rFonts w:hint="eastAsia" w:ascii="宋体" w:hAnsi="宋体" w:eastAsia="宋体"/>
                <w:szCs w:val="21"/>
              </w:rPr>
            </w:pPr>
            <w:r>
              <w:rPr>
                <w:rFonts w:ascii="宋体" w:hAnsi="宋体" w:eastAsia="宋体"/>
                <w:szCs w:val="21"/>
              </w:rPr>
              <w:t>bool</w:t>
            </w:r>
          </w:p>
        </w:tc>
      </w:tr>
      <w:tr w14:paraId="4D41B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4C658017">
            <w:pPr>
              <w:spacing w:line="360" w:lineRule="auto"/>
              <w:jc w:val="center"/>
              <w:rPr>
                <w:rFonts w:hint="eastAsia" w:ascii="宋体" w:hAnsi="宋体" w:eastAsia="宋体"/>
                <w:szCs w:val="21"/>
              </w:rPr>
            </w:pPr>
            <w:r>
              <w:rPr>
                <w:rFonts w:hint="eastAsia" w:ascii="宋体" w:hAnsi="宋体" w:eastAsia="宋体"/>
                <w:szCs w:val="21"/>
              </w:rPr>
              <w:t>返回用户性别</w:t>
            </w:r>
          </w:p>
        </w:tc>
        <w:tc>
          <w:tcPr>
            <w:tcW w:w="3000" w:type="dxa"/>
          </w:tcPr>
          <w:p w14:paraId="6CEFBD82">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rPr>
              <w:t>G</w:t>
            </w:r>
            <w:r>
              <w:rPr>
                <w:rFonts w:ascii="宋体" w:hAnsi="宋体" w:eastAsia="宋体"/>
                <w:szCs w:val="21"/>
              </w:rPr>
              <w:t>ender()</w:t>
            </w:r>
          </w:p>
        </w:tc>
        <w:tc>
          <w:tcPr>
            <w:tcW w:w="1022" w:type="dxa"/>
          </w:tcPr>
          <w:p w14:paraId="4446052F">
            <w:pPr>
              <w:spacing w:line="360" w:lineRule="auto"/>
              <w:jc w:val="center"/>
              <w:rPr>
                <w:rFonts w:hint="eastAsia" w:ascii="宋体" w:hAnsi="宋体" w:eastAsia="宋体"/>
                <w:szCs w:val="21"/>
              </w:rPr>
            </w:pPr>
            <w:r>
              <w:rPr>
                <w:rFonts w:hint="eastAsia" w:ascii="宋体" w:hAnsi="宋体" w:eastAsia="宋体"/>
                <w:szCs w:val="21"/>
              </w:rPr>
              <w:t>varchar</w:t>
            </w:r>
          </w:p>
        </w:tc>
      </w:tr>
      <w:tr w14:paraId="64820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6D31A093">
            <w:pPr>
              <w:spacing w:line="360" w:lineRule="auto"/>
              <w:jc w:val="center"/>
              <w:rPr>
                <w:rFonts w:hint="eastAsia" w:ascii="宋体" w:hAnsi="宋体" w:eastAsia="宋体"/>
                <w:szCs w:val="21"/>
              </w:rPr>
            </w:pPr>
            <w:r>
              <w:rPr>
                <w:rFonts w:hint="eastAsia" w:ascii="宋体" w:hAnsi="宋体" w:eastAsia="宋体"/>
                <w:szCs w:val="21"/>
              </w:rPr>
              <w:t>设置用户性别</w:t>
            </w:r>
          </w:p>
        </w:tc>
        <w:tc>
          <w:tcPr>
            <w:tcW w:w="3000" w:type="dxa"/>
          </w:tcPr>
          <w:p w14:paraId="23EA10FA">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rPr>
              <w:t>G</w:t>
            </w:r>
            <w:r>
              <w:rPr>
                <w:rFonts w:ascii="宋体" w:hAnsi="宋体" w:eastAsia="宋体"/>
                <w:szCs w:val="21"/>
              </w:rPr>
              <w:t>ender()</w:t>
            </w:r>
          </w:p>
        </w:tc>
        <w:tc>
          <w:tcPr>
            <w:tcW w:w="1022" w:type="dxa"/>
          </w:tcPr>
          <w:p w14:paraId="659A1E1C">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bl>
    <w:p w14:paraId="6BB1E648">
      <w:pPr>
        <w:spacing w:line="360" w:lineRule="auto"/>
        <w:jc w:val="center"/>
        <w:rPr>
          <w:ins w:id="280" w:author="fish [2]" w:date="2025-11-15T21:40:40Z"/>
          <w:rFonts w:hint="eastAsia" w:ascii="宋体" w:hAnsi="宋体" w:eastAsia="宋体"/>
          <w:szCs w:val="21"/>
        </w:rPr>
      </w:pPr>
    </w:p>
    <w:p w14:paraId="0E831269">
      <w:pPr>
        <w:spacing w:line="360" w:lineRule="auto"/>
        <w:jc w:val="left"/>
        <w:rPr>
          <w:ins w:id="281" w:author="fish [2]" w:date="2025-11-15T21:40:40Z"/>
          <w:rFonts w:hint="eastAsia" w:ascii="宋体" w:hAnsi="宋体" w:eastAsia="宋体"/>
          <w:b/>
          <w:bCs/>
          <w:szCs w:val="21"/>
        </w:rPr>
      </w:pPr>
      <w:ins w:id="282" w:author="fish [2]" w:date="2025-11-15T21:40:40Z">
        <w:r>
          <w:rPr>
            <w:rFonts w:hint="eastAsia" w:ascii="宋体" w:hAnsi="宋体" w:eastAsia="宋体"/>
            <w:b/>
            <w:bCs/>
            <w:szCs w:val="21"/>
          </w:rPr>
          <w:t>类名：</w:t>
        </w:r>
      </w:ins>
      <w:ins w:id="283" w:author="fish [2]" w:date="2025-11-15T21:40:45Z">
        <w:r>
          <w:rPr>
            <w:rFonts w:hint="eastAsia" w:ascii="宋体" w:hAnsi="宋体" w:eastAsia="宋体"/>
            <w:b/>
            <w:bCs/>
            <w:szCs w:val="21"/>
            <w:lang w:val="en-US" w:eastAsia="zh-CN"/>
          </w:rPr>
          <w:t>Stadium</w:t>
        </w:r>
      </w:ins>
      <w:ins w:id="284" w:author="fish [2]" w:date="2025-11-15T21:40:40Z">
        <w:r>
          <w:rPr>
            <w:rFonts w:hint="eastAsia" w:ascii="宋体" w:hAnsi="宋体" w:eastAsia="宋体"/>
            <w:b/>
            <w:bCs/>
            <w:szCs w:val="21"/>
          </w:rPr>
          <w:t>Administrator</w:t>
        </w:r>
      </w:ins>
      <w:ins w:id="285" w:author="fish [2]" w:date="2025-11-15T21:40:40Z">
        <w:r>
          <w:rPr>
            <w:rFonts w:ascii="宋体" w:hAnsi="宋体" w:eastAsia="宋体"/>
            <w:b/>
            <w:bCs/>
            <w:szCs w:val="21"/>
          </w:rPr>
          <w:t>（</w:t>
        </w:r>
      </w:ins>
      <w:ins w:id="286" w:author="fish [2]" w:date="2025-11-15T21:40:49Z">
        <w:r>
          <w:rPr>
            <w:rFonts w:hint="eastAsia" w:ascii="宋体" w:hAnsi="宋体" w:eastAsia="宋体"/>
            <w:b/>
            <w:bCs/>
            <w:szCs w:val="21"/>
            <w:lang w:val="en-US" w:eastAsia="zh-CN"/>
          </w:rPr>
          <w:t>场馆</w:t>
        </w:r>
      </w:ins>
      <w:ins w:id="287" w:author="fish [2]" w:date="2025-11-15T21:40:40Z">
        <w:r>
          <w:rPr>
            <w:rFonts w:hint="eastAsia" w:ascii="宋体" w:hAnsi="宋体" w:eastAsia="宋体"/>
            <w:b/>
            <w:bCs/>
            <w:szCs w:val="21"/>
          </w:rPr>
          <w:t>管理员</w:t>
        </w:r>
      </w:ins>
      <w:ins w:id="288" w:author="fish [2]" w:date="2025-11-15T21:40:40Z">
        <w:r>
          <w:rPr>
            <w:rFonts w:ascii="宋体" w:hAnsi="宋体" w:eastAsia="宋体"/>
            <w:b/>
            <w:bCs/>
            <w:szCs w:val="21"/>
          </w:rPr>
          <w:t>类）</w:t>
        </w:r>
      </w:ins>
    </w:p>
    <w:p w14:paraId="604D1A50">
      <w:pPr>
        <w:spacing w:line="360" w:lineRule="auto"/>
        <w:jc w:val="left"/>
        <w:rPr>
          <w:ins w:id="289" w:author="fish [2]" w:date="2025-11-15T21:40:40Z"/>
          <w:rFonts w:hint="eastAsia" w:ascii="宋体" w:hAnsi="宋体" w:eastAsia="宋体"/>
          <w:b/>
          <w:bCs/>
          <w:szCs w:val="21"/>
        </w:rPr>
      </w:pPr>
      <w:ins w:id="290" w:author="fish [2]" w:date="2025-11-15T21:40:40Z">
        <w:r>
          <w:rPr>
            <w:rFonts w:ascii="宋体" w:hAnsi="宋体" w:eastAsia="宋体"/>
            <w:b/>
            <w:bCs/>
            <w:szCs w:val="21"/>
          </w:rPr>
          <w:t xml:space="preserve">  </w:t>
        </w:r>
      </w:ins>
      <w:ins w:id="291" w:author="fish [2]" w:date="2025-11-15T21:40:40Z">
        <w:r>
          <w:rPr>
            <w:rFonts w:ascii="宋体" w:hAnsi="宋体" w:eastAsia="宋体"/>
            <w:b/>
            <w:bCs/>
            <w:szCs w:val="21"/>
          </w:rPr>
          <w:tab/>
        </w:r>
      </w:ins>
      <w:ins w:id="292" w:author="fish [2]" w:date="2025-11-15T21:40:40Z">
        <w:r>
          <w:rPr>
            <w:rFonts w:ascii="宋体" w:hAnsi="宋体" w:eastAsia="宋体"/>
            <w:b/>
            <w:bCs/>
            <w:szCs w:val="21"/>
          </w:rPr>
          <w:t>操作表如表</w:t>
        </w:r>
      </w:ins>
      <w:ins w:id="293" w:author="fish [2]" w:date="2025-11-15T21:40:40Z">
        <w:r>
          <w:rPr>
            <w:rFonts w:hint="eastAsia" w:ascii="宋体" w:hAnsi="宋体" w:eastAsia="宋体"/>
            <w:b/>
            <w:bCs/>
            <w:szCs w:val="21"/>
          </w:rPr>
          <w:t>3</w:t>
        </w:r>
      </w:ins>
      <w:ins w:id="294" w:author="fish [2]" w:date="2025-11-15T21:40:40Z">
        <w:r>
          <w:rPr>
            <w:rFonts w:ascii="宋体" w:hAnsi="宋体" w:eastAsia="宋体"/>
            <w:b/>
            <w:bCs/>
            <w:szCs w:val="21"/>
          </w:rPr>
          <w:t>.2.</w:t>
        </w:r>
      </w:ins>
      <w:ins w:id="295" w:author="fish [2]" w:date="2025-11-15T21:41:01Z">
        <w:r>
          <w:rPr>
            <w:rFonts w:hint="eastAsia" w:ascii="宋体" w:hAnsi="宋体" w:eastAsia="宋体"/>
            <w:b/>
            <w:bCs/>
            <w:szCs w:val="21"/>
            <w:lang w:val="en-US" w:eastAsia="zh-CN"/>
          </w:rPr>
          <w:t>4</w:t>
        </w:r>
      </w:ins>
      <w:ins w:id="296" w:author="fish [2]" w:date="2025-11-15T21:40:40Z">
        <w:r>
          <w:rPr>
            <w:rFonts w:ascii="宋体" w:hAnsi="宋体" w:eastAsia="宋体"/>
            <w:b/>
            <w:bCs/>
            <w:szCs w:val="21"/>
          </w:rPr>
          <w:t>所示：</w:t>
        </w:r>
      </w:ins>
    </w:p>
    <w:p w14:paraId="31C5FC56">
      <w:pPr>
        <w:spacing w:line="360" w:lineRule="auto"/>
        <w:jc w:val="center"/>
        <w:rPr>
          <w:ins w:id="297" w:author="fish [2]" w:date="2025-11-15T21:40:40Z"/>
          <w:rFonts w:hint="eastAsia" w:ascii="宋体" w:hAnsi="宋体" w:eastAsia="宋体"/>
          <w:szCs w:val="21"/>
        </w:rPr>
      </w:pPr>
      <w:ins w:id="298" w:author="fish [2]" w:date="2025-11-15T21:40:40Z">
        <w:r>
          <w:rPr>
            <w:rFonts w:ascii="宋体" w:hAnsi="宋体" w:eastAsia="宋体"/>
            <w:szCs w:val="21"/>
          </w:rPr>
          <w:t>表</w:t>
        </w:r>
      </w:ins>
      <w:ins w:id="299" w:author="fish [2]" w:date="2025-11-15T21:40:40Z">
        <w:r>
          <w:rPr>
            <w:rFonts w:hint="eastAsia" w:ascii="宋体" w:hAnsi="宋体" w:eastAsia="宋体"/>
            <w:szCs w:val="21"/>
          </w:rPr>
          <w:t>3</w:t>
        </w:r>
      </w:ins>
      <w:ins w:id="300" w:author="fish [2]" w:date="2025-11-15T21:40:40Z">
        <w:r>
          <w:rPr>
            <w:rFonts w:ascii="宋体" w:hAnsi="宋体" w:eastAsia="宋体"/>
            <w:szCs w:val="21"/>
          </w:rPr>
          <w:t>.2.</w:t>
        </w:r>
      </w:ins>
      <w:ins w:id="301" w:author="fish [2]" w:date="2025-11-15T21:41:03Z">
        <w:r>
          <w:rPr>
            <w:rFonts w:hint="eastAsia" w:ascii="宋体" w:hAnsi="宋体" w:eastAsia="宋体"/>
            <w:szCs w:val="21"/>
            <w:lang w:val="en-US" w:eastAsia="zh-CN"/>
          </w:rPr>
          <w:t>4</w:t>
        </w:r>
      </w:ins>
      <w:ins w:id="302" w:author="fish [2]" w:date="2025-11-15T21:40:40Z">
        <w:r>
          <w:rPr>
            <w:rFonts w:ascii="宋体" w:hAnsi="宋体" w:eastAsia="宋体"/>
            <w:szCs w:val="21"/>
          </w:rPr>
          <w:t xml:space="preserve"> </w:t>
        </w:r>
      </w:ins>
      <w:ins w:id="303" w:author="fish [2]" w:date="2025-11-15T21:40:57Z">
        <w:r>
          <w:rPr>
            <w:rFonts w:hint="eastAsia" w:ascii="宋体" w:hAnsi="宋体" w:eastAsia="宋体"/>
            <w:szCs w:val="21"/>
            <w:lang w:val="en-US" w:eastAsia="zh-CN"/>
          </w:rPr>
          <w:t>Stadium</w:t>
        </w:r>
      </w:ins>
      <w:ins w:id="304" w:author="fish [2]" w:date="2025-11-15T21:40:40Z">
        <w:r>
          <w:rPr>
            <w:rFonts w:hint="eastAsia" w:ascii="宋体" w:hAnsi="宋体" w:eastAsia="宋体"/>
            <w:szCs w:val="21"/>
          </w:rPr>
          <w:t>Administrator</w:t>
        </w:r>
      </w:ins>
      <w:ins w:id="305" w:author="fish [2]" w:date="2025-11-15T21:40:40Z">
        <w:r>
          <w:rPr>
            <w:rFonts w:ascii="宋体" w:hAnsi="宋体" w:eastAsia="宋体"/>
            <w:szCs w:val="21"/>
          </w:rPr>
          <w:t>类操作表</w:t>
        </w:r>
      </w:ins>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8"/>
        <w:gridCol w:w="2410"/>
        <w:gridCol w:w="1846"/>
      </w:tblGrid>
      <w:tr w14:paraId="5A7AB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306" w:author="fish [2]" w:date="2025-11-15T21:40:40Z"/>
        </w:trPr>
        <w:tc>
          <w:tcPr>
            <w:tcW w:w="2188" w:type="dxa"/>
          </w:tcPr>
          <w:p w14:paraId="6F3923BE">
            <w:pPr>
              <w:spacing w:line="360" w:lineRule="auto"/>
              <w:jc w:val="center"/>
              <w:rPr>
                <w:ins w:id="307" w:author="fish [2]" w:date="2025-11-15T21:40:40Z"/>
                <w:rFonts w:hint="eastAsia" w:ascii="宋体" w:hAnsi="宋体" w:eastAsia="宋体"/>
                <w:szCs w:val="21"/>
              </w:rPr>
            </w:pPr>
            <w:ins w:id="308" w:author="fish [2]" w:date="2025-11-15T21:40:40Z">
              <w:r>
                <w:rPr>
                  <w:rFonts w:ascii="宋体" w:hAnsi="宋体" w:eastAsia="宋体"/>
                  <w:szCs w:val="21"/>
                </w:rPr>
                <w:t>中文名</w:t>
              </w:r>
            </w:ins>
          </w:p>
        </w:tc>
        <w:tc>
          <w:tcPr>
            <w:tcW w:w="2410" w:type="dxa"/>
          </w:tcPr>
          <w:p w14:paraId="1FDCAB32">
            <w:pPr>
              <w:spacing w:line="360" w:lineRule="auto"/>
              <w:jc w:val="center"/>
              <w:rPr>
                <w:ins w:id="309" w:author="fish [2]" w:date="2025-11-15T21:40:40Z"/>
                <w:rFonts w:hint="eastAsia" w:ascii="宋体" w:hAnsi="宋体" w:eastAsia="宋体"/>
                <w:szCs w:val="21"/>
              </w:rPr>
            </w:pPr>
            <w:ins w:id="310" w:author="fish [2]" w:date="2025-11-15T21:51:11Z">
              <w:r>
                <w:rPr>
                  <w:rFonts w:hint="eastAsia" w:ascii="宋体" w:hAnsi="宋体" w:eastAsia="宋体"/>
                  <w:szCs w:val="21"/>
                  <w:lang w:val="en-US" w:eastAsia="zh-CN"/>
                </w:rPr>
                <w:t>英</w:t>
              </w:r>
            </w:ins>
            <w:ins w:id="311" w:author="fish [2]" w:date="2025-11-15T21:40:40Z">
              <w:r>
                <w:rPr>
                  <w:rFonts w:ascii="宋体" w:hAnsi="宋体" w:eastAsia="宋体"/>
                  <w:szCs w:val="21"/>
                </w:rPr>
                <w:t>文名</w:t>
              </w:r>
            </w:ins>
          </w:p>
        </w:tc>
        <w:tc>
          <w:tcPr>
            <w:tcW w:w="1846" w:type="dxa"/>
          </w:tcPr>
          <w:p w14:paraId="6750FB8B">
            <w:pPr>
              <w:spacing w:line="360" w:lineRule="auto"/>
              <w:jc w:val="center"/>
              <w:rPr>
                <w:ins w:id="312" w:author="fish [2]" w:date="2025-11-15T21:40:40Z"/>
                <w:rFonts w:hint="eastAsia" w:ascii="宋体" w:hAnsi="宋体" w:eastAsia="宋体"/>
                <w:szCs w:val="21"/>
              </w:rPr>
            </w:pPr>
            <w:ins w:id="313" w:author="fish [2]" w:date="2025-11-15T21:40:40Z">
              <w:r>
                <w:rPr>
                  <w:rFonts w:ascii="宋体" w:hAnsi="宋体" w:eastAsia="宋体"/>
                  <w:szCs w:val="21"/>
                </w:rPr>
                <w:t>数据类型</w:t>
              </w:r>
            </w:ins>
          </w:p>
        </w:tc>
      </w:tr>
      <w:tr w14:paraId="11931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314" w:author="fish [2]" w:date="2025-11-15T21:40:40Z"/>
        </w:trPr>
        <w:tc>
          <w:tcPr>
            <w:tcW w:w="2188" w:type="dxa"/>
            <w:vAlign w:val="top"/>
          </w:tcPr>
          <w:p w14:paraId="5C2BC17B">
            <w:pPr>
              <w:spacing w:line="360" w:lineRule="auto"/>
              <w:jc w:val="center"/>
              <w:rPr>
                <w:ins w:id="315" w:author="fish [2]" w:date="2025-11-15T21:40:40Z"/>
                <w:rFonts w:hint="eastAsia" w:ascii="宋体" w:hAnsi="宋体" w:eastAsia="宋体"/>
                <w:szCs w:val="21"/>
              </w:rPr>
            </w:pPr>
            <w:ins w:id="316" w:author="fish [2]" w:date="2025-11-15T22:01:41Z">
              <w:r>
                <w:rPr>
                  <w:rFonts w:ascii="宋体" w:hAnsi="宋体" w:eastAsia="宋体"/>
                  <w:szCs w:val="21"/>
                </w:rPr>
                <w:t>添加用户</w:t>
              </w:r>
            </w:ins>
          </w:p>
        </w:tc>
        <w:tc>
          <w:tcPr>
            <w:tcW w:w="2410" w:type="dxa"/>
            <w:vAlign w:val="top"/>
          </w:tcPr>
          <w:p w14:paraId="1DE9A718">
            <w:pPr>
              <w:spacing w:line="360" w:lineRule="auto"/>
              <w:jc w:val="center"/>
              <w:rPr>
                <w:ins w:id="317" w:author="fish [2]" w:date="2025-11-15T21:40:40Z"/>
                <w:rFonts w:hint="eastAsia" w:ascii="宋体" w:hAnsi="宋体" w:eastAsia="宋体"/>
                <w:szCs w:val="21"/>
              </w:rPr>
            </w:pPr>
            <w:ins w:id="318" w:author="fish [2]" w:date="2025-11-15T22:01:41Z">
              <w:r>
                <w:rPr>
                  <w:rFonts w:ascii="宋体" w:hAnsi="宋体" w:eastAsia="宋体"/>
                  <w:szCs w:val="21"/>
                </w:rPr>
                <w:t>addUser()</w:t>
              </w:r>
            </w:ins>
          </w:p>
        </w:tc>
        <w:tc>
          <w:tcPr>
            <w:tcW w:w="1846" w:type="dxa"/>
            <w:vAlign w:val="top"/>
          </w:tcPr>
          <w:p w14:paraId="1DACD023">
            <w:pPr>
              <w:spacing w:line="360" w:lineRule="auto"/>
              <w:jc w:val="center"/>
              <w:rPr>
                <w:ins w:id="319" w:author="fish [2]" w:date="2025-11-15T21:40:40Z"/>
                <w:rFonts w:hint="eastAsia" w:ascii="宋体" w:hAnsi="宋体" w:eastAsia="宋体"/>
                <w:szCs w:val="21"/>
              </w:rPr>
            </w:pPr>
            <w:ins w:id="320" w:author="fish [2]" w:date="2025-11-15T22:01:41Z">
              <w:r>
                <w:rPr>
                  <w:rFonts w:ascii="宋体" w:hAnsi="宋体" w:eastAsia="宋体"/>
                  <w:szCs w:val="21"/>
                </w:rPr>
                <w:t>bool</w:t>
              </w:r>
            </w:ins>
          </w:p>
        </w:tc>
      </w:tr>
      <w:tr w14:paraId="5712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321" w:author="fish [2]" w:date="2025-11-15T22:01:33Z"/>
        </w:trPr>
        <w:tc>
          <w:tcPr>
            <w:tcW w:w="2188" w:type="dxa"/>
            <w:vAlign w:val="top"/>
          </w:tcPr>
          <w:p w14:paraId="7F754655">
            <w:pPr>
              <w:spacing w:line="360" w:lineRule="auto"/>
              <w:jc w:val="center"/>
              <w:rPr>
                <w:ins w:id="322" w:author="fish [2]" w:date="2025-11-15T22:01:33Z"/>
                <w:rFonts w:ascii="宋体" w:hAnsi="宋体" w:eastAsia="宋体"/>
                <w:szCs w:val="21"/>
              </w:rPr>
            </w:pPr>
            <w:ins w:id="323" w:author="fish [2]" w:date="2025-11-15T22:01:41Z">
              <w:r>
                <w:rPr>
                  <w:rFonts w:hint="eastAsia" w:ascii="宋体" w:hAnsi="宋体" w:eastAsia="宋体"/>
                  <w:szCs w:val="21"/>
                </w:rPr>
                <w:t>删除用户</w:t>
              </w:r>
            </w:ins>
          </w:p>
        </w:tc>
        <w:tc>
          <w:tcPr>
            <w:tcW w:w="2410" w:type="dxa"/>
            <w:vAlign w:val="top"/>
          </w:tcPr>
          <w:p w14:paraId="14C2A690">
            <w:pPr>
              <w:spacing w:line="360" w:lineRule="auto"/>
              <w:jc w:val="center"/>
              <w:rPr>
                <w:ins w:id="324" w:author="fish [2]" w:date="2025-11-15T22:01:33Z"/>
                <w:rFonts w:ascii="宋体" w:hAnsi="宋体" w:eastAsia="宋体"/>
                <w:szCs w:val="21"/>
              </w:rPr>
            </w:pPr>
            <w:ins w:id="325" w:author="fish [2]" w:date="2025-11-15T22:01:41Z">
              <w:r>
                <w:rPr>
                  <w:rFonts w:hint="eastAsia" w:ascii="宋体" w:hAnsi="宋体" w:eastAsia="宋体"/>
                  <w:szCs w:val="21"/>
                </w:rPr>
                <w:t>dele</w:t>
              </w:r>
            </w:ins>
            <w:ins w:id="326" w:author="fish [2]" w:date="2025-11-15T22:01:41Z">
              <w:r>
                <w:rPr>
                  <w:rFonts w:ascii="宋体" w:hAnsi="宋体" w:eastAsia="宋体"/>
                  <w:szCs w:val="21"/>
                </w:rPr>
                <w:t>teUser()</w:t>
              </w:r>
            </w:ins>
          </w:p>
        </w:tc>
        <w:tc>
          <w:tcPr>
            <w:tcW w:w="1846" w:type="dxa"/>
            <w:vAlign w:val="top"/>
          </w:tcPr>
          <w:p w14:paraId="7E417E8A">
            <w:pPr>
              <w:spacing w:line="360" w:lineRule="auto"/>
              <w:jc w:val="center"/>
              <w:rPr>
                <w:ins w:id="327" w:author="fish [2]" w:date="2025-11-15T22:01:33Z"/>
                <w:rFonts w:ascii="宋体" w:hAnsi="宋体" w:eastAsia="宋体"/>
                <w:szCs w:val="21"/>
              </w:rPr>
            </w:pPr>
            <w:ins w:id="328" w:author="fish [2]" w:date="2025-11-15T22:01:41Z">
              <w:r>
                <w:rPr>
                  <w:rFonts w:hint="eastAsia" w:ascii="宋体" w:hAnsi="宋体" w:eastAsia="宋体"/>
                  <w:szCs w:val="21"/>
                </w:rPr>
                <w:t>bool</w:t>
              </w:r>
            </w:ins>
          </w:p>
        </w:tc>
      </w:tr>
      <w:tr w14:paraId="09EF2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329" w:author="fish [2]" w:date="2025-11-15T22:01:37Z"/>
        </w:trPr>
        <w:tc>
          <w:tcPr>
            <w:tcW w:w="2188" w:type="dxa"/>
            <w:vAlign w:val="top"/>
          </w:tcPr>
          <w:p w14:paraId="5FA376FA">
            <w:pPr>
              <w:spacing w:line="360" w:lineRule="auto"/>
              <w:jc w:val="center"/>
              <w:rPr>
                <w:ins w:id="330" w:author="fish [2]" w:date="2025-11-15T22:01:37Z"/>
                <w:rFonts w:ascii="宋体" w:hAnsi="宋体" w:eastAsia="宋体"/>
                <w:szCs w:val="21"/>
              </w:rPr>
            </w:pPr>
            <w:ins w:id="331" w:author="fish [2]" w:date="2025-11-15T22:01:41Z">
              <w:r>
                <w:rPr>
                  <w:rFonts w:ascii="宋体" w:hAnsi="宋体" w:eastAsia="宋体"/>
                  <w:szCs w:val="21"/>
                </w:rPr>
                <w:t>返回用户ID</w:t>
              </w:r>
            </w:ins>
          </w:p>
        </w:tc>
        <w:tc>
          <w:tcPr>
            <w:tcW w:w="2410" w:type="dxa"/>
            <w:vAlign w:val="top"/>
          </w:tcPr>
          <w:p w14:paraId="61506493">
            <w:pPr>
              <w:spacing w:line="360" w:lineRule="auto"/>
              <w:jc w:val="center"/>
              <w:rPr>
                <w:ins w:id="332" w:author="fish [2]" w:date="2025-11-15T22:01:37Z"/>
                <w:rFonts w:ascii="宋体" w:hAnsi="宋体" w:eastAsia="宋体"/>
                <w:szCs w:val="21"/>
              </w:rPr>
            </w:pPr>
            <w:ins w:id="333" w:author="fish [2]" w:date="2025-11-15T22:01:41Z">
              <w:r>
                <w:rPr>
                  <w:rFonts w:ascii="宋体" w:hAnsi="宋体" w:eastAsia="宋体"/>
                  <w:szCs w:val="21"/>
                </w:rPr>
                <w:t>getUserID()</w:t>
              </w:r>
            </w:ins>
          </w:p>
        </w:tc>
        <w:tc>
          <w:tcPr>
            <w:tcW w:w="1846" w:type="dxa"/>
            <w:vAlign w:val="top"/>
          </w:tcPr>
          <w:p w14:paraId="441DD0BA">
            <w:pPr>
              <w:spacing w:line="360" w:lineRule="auto"/>
              <w:jc w:val="center"/>
              <w:rPr>
                <w:ins w:id="334" w:author="fish [2]" w:date="2025-11-15T22:01:37Z"/>
                <w:rFonts w:ascii="宋体" w:hAnsi="宋体" w:eastAsia="宋体"/>
                <w:szCs w:val="21"/>
              </w:rPr>
            </w:pPr>
            <w:ins w:id="335" w:author="fish [2]" w:date="2025-11-15T22:01:41Z">
              <w:r>
                <w:rPr>
                  <w:rFonts w:hint="eastAsia" w:ascii="宋体" w:hAnsi="宋体" w:eastAsia="宋体"/>
                  <w:szCs w:val="21"/>
                </w:rPr>
                <w:t>varchar</w:t>
              </w:r>
            </w:ins>
          </w:p>
        </w:tc>
      </w:tr>
      <w:tr w14:paraId="5D8C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336" w:author="fish [2]" w:date="2025-11-15T22:01:37Z"/>
        </w:trPr>
        <w:tc>
          <w:tcPr>
            <w:tcW w:w="2188" w:type="dxa"/>
            <w:vAlign w:val="top"/>
          </w:tcPr>
          <w:p w14:paraId="592BAC4A">
            <w:pPr>
              <w:spacing w:line="360" w:lineRule="auto"/>
              <w:jc w:val="center"/>
              <w:rPr>
                <w:ins w:id="337" w:author="fish [2]" w:date="2025-11-15T22:01:37Z"/>
                <w:rFonts w:ascii="宋体" w:hAnsi="宋体" w:eastAsia="宋体"/>
                <w:szCs w:val="21"/>
              </w:rPr>
            </w:pPr>
            <w:ins w:id="338" w:author="fish [2]" w:date="2025-11-15T22:01:41Z">
              <w:r>
                <w:rPr>
                  <w:rFonts w:ascii="宋体" w:hAnsi="宋体" w:eastAsia="宋体"/>
                  <w:szCs w:val="21"/>
                </w:rPr>
                <w:t>返回用户</w:t>
              </w:r>
            </w:ins>
            <w:ins w:id="339" w:author="fish [2]" w:date="2025-11-15T22:01:41Z">
              <w:r>
                <w:rPr>
                  <w:rFonts w:hint="eastAsia" w:ascii="宋体" w:hAnsi="宋体" w:eastAsia="宋体"/>
                  <w:szCs w:val="21"/>
                </w:rPr>
                <w:t>名</w:t>
              </w:r>
            </w:ins>
          </w:p>
        </w:tc>
        <w:tc>
          <w:tcPr>
            <w:tcW w:w="2410" w:type="dxa"/>
            <w:vAlign w:val="top"/>
          </w:tcPr>
          <w:p w14:paraId="02E0E37E">
            <w:pPr>
              <w:spacing w:line="360" w:lineRule="auto"/>
              <w:jc w:val="center"/>
              <w:rPr>
                <w:ins w:id="340" w:author="fish [2]" w:date="2025-11-15T22:01:37Z"/>
                <w:rFonts w:ascii="宋体" w:hAnsi="宋体" w:eastAsia="宋体"/>
                <w:szCs w:val="21"/>
              </w:rPr>
            </w:pPr>
            <w:ins w:id="341" w:author="fish [2]" w:date="2025-11-15T22:01:41Z">
              <w:r>
                <w:rPr>
                  <w:rFonts w:ascii="宋体" w:hAnsi="宋体" w:eastAsia="宋体"/>
                  <w:szCs w:val="21"/>
                </w:rPr>
                <w:t>getUserName()</w:t>
              </w:r>
            </w:ins>
          </w:p>
        </w:tc>
        <w:tc>
          <w:tcPr>
            <w:tcW w:w="1846" w:type="dxa"/>
            <w:vAlign w:val="top"/>
          </w:tcPr>
          <w:p w14:paraId="20464BC1">
            <w:pPr>
              <w:spacing w:line="360" w:lineRule="auto"/>
              <w:jc w:val="center"/>
              <w:rPr>
                <w:ins w:id="342" w:author="fish [2]" w:date="2025-11-15T22:01:37Z"/>
                <w:rFonts w:ascii="宋体" w:hAnsi="宋体" w:eastAsia="宋体"/>
                <w:szCs w:val="21"/>
              </w:rPr>
            </w:pPr>
            <w:ins w:id="343" w:author="fish [2]" w:date="2025-11-15T22:01:41Z">
              <w:r>
                <w:rPr>
                  <w:rFonts w:hint="eastAsia" w:ascii="宋体" w:hAnsi="宋体" w:eastAsia="宋体"/>
                  <w:szCs w:val="21"/>
                </w:rPr>
                <w:t>varchar</w:t>
              </w:r>
            </w:ins>
          </w:p>
        </w:tc>
      </w:tr>
      <w:tr w14:paraId="63AA5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344" w:author="fish [2]" w:date="2025-11-15T22:01:38Z"/>
        </w:trPr>
        <w:tc>
          <w:tcPr>
            <w:tcW w:w="2188" w:type="dxa"/>
            <w:vAlign w:val="top"/>
          </w:tcPr>
          <w:p w14:paraId="13EB1D71">
            <w:pPr>
              <w:spacing w:line="360" w:lineRule="auto"/>
              <w:jc w:val="center"/>
              <w:rPr>
                <w:ins w:id="345" w:author="fish [2]" w:date="2025-11-15T22:01:38Z"/>
                <w:rFonts w:ascii="宋体" w:hAnsi="宋体" w:eastAsia="宋体"/>
                <w:szCs w:val="21"/>
              </w:rPr>
            </w:pPr>
            <w:ins w:id="346" w:author="fish [2]" w:date="2025-11-15T22:01:41Z">
              <w:r>
                <w:rPr>
                  <w:rFonts w:hint="eastAsia" w:ascii="宋体" w:hAnsi="宋体" w:eastAsia="宋体"/>
                  <w:szCs w:val="21"/>
                </w:rPr>
                <w:t>返回用户电话</w:t>
              </w:r>
            </w:ins>
          </w:p>
        </w:tc>
        <w:tc>
          <w:tcPr>
            <w:tcW w:w="2410" w:type="dxa"/>
            <w:vAlign w:val="top"/>
          </w:tcPr>
          <w:p w14:paraId="03699C33">
            <w:pPr>
              <w:spacing w:line="360" w:lineRule="auto"/>
              <w:jc w:val="center"/>
              <w:rPr>
                <w:ins w:id="347" w:author="fish [2]" w:date="2025-11-15T22:01:38Z"/>
                <w:rFonts w:ascii="宋体" w:hAnsi="宋体" w:eastAsia="宋体"/>
                <w:szCs w:val="21"/>
              </w:rPr>
            </w:pPr>
            <w:ins w:id="348" w:author="fish [2]" w:date="2025-11-15T22:01:41Z">
              <w:r>
                <w:rPr>
                  <w:rFonts w:hint="eastAsia" w:ascii="宋体" w:hAnsi="宋体" w:eastAsia="宋体"/>
                  <w:szCs w:val="21"/>
                </w:rPr>
                <w:t>getUserPhone</w:t>
              </w:r>
            </w:ins>
            <w:ins w:id="349" w:author="fish [2]" w:date="2025-11-15T22:01:41Z">
              <w:r>
                <w:rPr>
                  <w:rFonts w:ascii="宋体" w:hAnsi="宋体" w:eastAsia="宋体"/>
                  <w:szCs w:val="21"/>
                </w:rPr>
                <w:t>()</w:t>
              </w:r>
            </w:ins>
          </w:p>
        </w:tc>
        <w:tc>
          <w:tcPr>
            <w:tcW w:w="1846" w:type="dxa"/>
            <w:vAlign w:val="top"/>
          </w:tcPr>
          <w:p w14:paraId="2BF7E04A">
            <w:pPr>
              <w:spacing w:line="360" w:lineRule="auto"/>
              <w:jc w:val="center"/>
              <w:rPr>
                <w:ins w:id="350" w:author="fish [2]" w:date="2025-11-15T22:01:38Z"/>
                <w:rFonts w:ascii="宋体" w:hAnsi="宋体" w:eastAsia="宋体"/>
                <w:szCs w:val="21"/>
              </w:rPr>
            </w:pPr>
            <w:ins w:id="351" w:author="fish [2]" w:date="2025-11-15T22:01:41Z">
              <w:r>
                <w:rPr>
                  <w:rFonts w:hint="eastAsia" w:ascii="宋体" w:hAnsi="宋体" w:eastAsia="宋体"/>
                  <w:szCs w:val="21"/>
                </w:rPr>
                <w:t>varchar</w:t>
              </w:r>
            </w:ins>
          </w:p>
        </w:tc>
      </w:tr>
      <w:tr w14:paraId="03FD8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352" w:author="fish [2]" w:date="2025-11-15T22:01:39Z"/>
        </w:trPr>
        <w:tc>
          <w:tcPr>
            <w:tcW w:w="2188" w:type="dxa"/>
            <w:vAlign w:val="top"/>
          </w:tcPr>
          <w:p w14:paraId="18FD3800">
            <w:pPr>
              <w:spacing w:line="360" w:lineRule="auto"/>
              <w:jc w:val="center"/>
              <w:rPr>
                <w:ins w:id="353" w:author="fish [2]" w:date="2025-11-15T22:01:39Z"/>
                <w:rFonts w:ascii="宋体" w:hAnsi="宋体" w:eastAsia="宋体"/>
                <w:szCs w:val="21"/>
              </w:rPr>
            </w:pPr>
            <w:ins w:id="354" w:author="fish [2]" w:date="2025-11-15T22:01:41Z">
              <w:r>
                <w:rPr>
                  <w:rFonts w:ascii="宋体" w:hAnsi="宋体" w:eastAsia="宋体"/>
                  <w:szCs w:val="21"/>
                </w:rPr>
                <w:t>返回用户密码</w:t>
              </w:r>
            </w:ins>
          </w:p>
        </w:tc>
        <w:tc>
          <w:tcPr>
            <w:tcW w:w="2410" w:type="dxa"/>
            <w:vAlign w:val="top"/>
          </w:tcPr>
          <w:p w14:paraId="5FAD21BB">
            <w:pPr>
              <w:spacing w:line="360" w:lineRule="auto"/>
              <w:jc w:val="center"/>
              <w:rPr>
                <w:ins w:id="355" w:author="fish [2]" w:date="2025-11-15T22:01:39Z"/>
                <w:rFonts w:ascii="宋体" w:hAnsi="宋体" w:eastAsia="宋体"/>
                <w:szCs w:val="21"/>
              </w:rPr>
            </w:pPr>
            <w:ins w:id="356" w:author="fish [2]" w:date="2025-11-15T22:01:41Z">
              <w:r>
                <w:rPr>
                  <w:rFonts w:ascii="宋体" w:hAnsi="宋体" w:eastAsia="宋体"/>
                  <w:szCs w:val="21"/>
                </w:rPr>
                <w:t>getUserPassword()</w:t>
              </w:r>
            </w:ins>
          </w:p>
        </w:tc>
        <w:tc>
          <w:tcPr>
            <w:tcW w:w="1846" w:type="dxa"/>
            <w:vAlign w:val="top"/>
          </w:tcPr>
          <w:p w14:paraId="2EA5FCD2">
            <w:pPr>
              <w:spacing w:line="360" w:lineRule="auto"/>
              <w:jc w:val="center"/>
              <w:rPr>
                <w:ins w:id="357" w:author="fish [2]" w:date="2025-11-15T22:01:39Z"/>
                <w:rFonts w:ascii="宋体" w:hAnsi="宋体" w:eastAsia="宋体"/>
                <w:szCs w:val="21"/>
              </w:rPr>
            </w:pPr>
            <w:ins w:id="358" w:author="fish [2]" w:date="2025-11-15T22:01:41Z">
              <w:r>
                <w:rPr>
                  <w:rFonts w:hint="eastAsia" w:ascii="宋体" w:hAnsi="宋体" w:eastAsia="宋体"/>
                  <w:szCs w:val="21"/>
                </w:rPr>
                <w:t>varchar</w:t>
              </w:r>
            </w:ins>
          </w:p>
        </w:tc>
      </w:tr>
    </w:tbl>
    <w:p w14:paraId="28D55339">
      <w:pPr>
        <w:spacing w:line="360" w:lineRule="auto"/>
        <w:jc w:val="center"/>
        <w:rPr>
          <w:rFonts w:hint="eastAsia" w:ascii="宋体" w:hAnsi="宋体" w:eastAsia="宋体"/>
          <w:szCs w:val="21"/>
        </w:rPr>
      </w:pPr>
    </w:p>
    <w:p w14:paraId="22DC4002">
      <w:pPr>
        <w:spacing w:line="360" w:lineRule="auto"/>
        <w:jc w:val="left"/>
        <w:rPr>
          <w:rFonts w:hint="eastAsia" w:ascii="宋体" w:hAnsi="宋体" w:eastAsia="宋体"/>
          <w:b/>
          <w:bCs/>
          <w:szCs w:val="21"/>
        </w:rPr>
      </w:pPr>
      <w:r>
        <w:rPr>
          <w:rFonts w:hint="eastAsia" w:ascii="宋体" w:hAnsi="宋体" w:eastAsia="宋体"/>
          <w:b/>
          <w:bCs/>
          <w:szCs w:val="21"/>
        </w:rPr>
        <w:t>类名：Stadium</w:t>
      </w:r>
      <w:r>
        <w:rPr>
          <w:rFonts w:ascii="宋体" w:hAnsi="宋体" w:eastAsia="宋体"/>
          <w:b/>
          <w:bCs/>
          <w:szCs w:val="21"/>
        </w:rPr>
        <w:t>（</w:t>
      </w:r>
      <w:r>
        <w:rPr>
          <w:rFonts w:hint="eastAsia" w:ascii="宋体" w:hAnsi="宋体" w:eastAsia="宋体"/>
          <w:b/>
          <w:bCs/>
          <w:szCs w:val="21"/>
        </w:rPr>
        <w:t>场馆信息</w:t>
      </w:r>
      <w:r>
        <w:rPr>
          <w:rFonts w:ascii="宋体" w:hAnsi="宋体" w:eastAsia="宋体"/>
          <w:b/>
          <w:bCs/>
          <w:szCs w:val="21"/>
        </w:rPr>
        <w:t>类）</w:t>
      </w:r>
    </w:p>
    <w:p w14:paraId="76905D45">
      <w:pPr>
        <w:spacing w:line="360" w:lineRule="auto"/>
        <w:jc w:val="left"/>
        <w:rPr>
          <w:rFonts w:hint="eastAsia"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w:t>
      </w:r>
      <w:del w:id="359" w:author="fish [2]" w:date="2025-11-15T21:41:05Z">
        <w:r>
          <w:rPr>
            <w:rFonts w:hint="default" w:ascii="宋体" w:hAnsi="宋体" w:eastAsia="宋体"/>
            <w:b/>
            <w:bCs/>
            <w:szCs w:val="21"/>
            <w:lang w:val="en-US"/>
          </w:rPr>
          <w:delText>4</w:delText>
        </w:r>
      </w:del>
      <w:ins w:id="360" w:author="fish [2]" w:date="2025-11-15T21:41:05Z">
        <w:r>
          <w:rPr>
            <w:rFonts w:hint="eastAsia" w:ascii="宋体" w:hAnsi="宋体" w:eastAsia="宋体"/>
            <w:b/>
            <w:bCs/>
            <w:szCs w:val="21"/>
            <w:lang w:val="en-US" w:eastAsia="zh-CN"/>
          </w:rPr>
          <w:t>5</w:t>
        </w:r>
      </w:ins>
      <w:r>
        <w:rPr>
          <w:rFonts w:ascii="宋体" w:hAnsi="宋体" w:eastAsia="宋体"/>
          <w:b/>
          <w:bCs/>
          <w:szCs w:val="21"/>
        </w:rPr>
        <w:t>所示：</w:t>
      </w:r>
    </w:p>
    <w:p w14:paraId="1B572A63">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3.2.</w:t>
      </w:r>
      <w:del w:id="361" w:author="fish [2]" w:date="2025-11-15T21:41:06Z">
        <w:r>
          <w:rPr>
            <w:rFonts w:hint="default" w:ascii="宋体" w:hAnsi="宋体" w:eastAsia="宋体"/>
            <w:szCs w:val="21"/>
            <w:lang w:val="en-US"/>
          </w:rPr>
          <w:delText>4</w:delText>
        </w:r>
      </w:del>
      <w:ins w:id="362" w:author="fish [2]" w:date="2025-11-15T21:41:06Z">
        <w:r>
          <w:rPr>
            <w:rFonts w:hint="eastAsia" w:ascii="宋体" w:hAnsi="宋体" w:eastAsia="宋体"/>
            <w:szCs w:val="21"/>
            <w:lang w:val="en-US" w:eastAsia="zh-CN"/>
          </w:rPr>
          <w:t>5</w:t>
        </w:r>
      </w:ins>
      <w:r>
        <w:rPr>
          <w:rFonts w:ascii="宋体" w:hAnsi="宋体" w:eastAsia="宋体"/>
          <w:szCs w:val="21"/>
        </w:rPr>
        <w:t xml:space="preserve"> </w:t>
      </w:r>
      <w:r>
        <w:rPr>
          <w:rFonts w:hint="eastAsia" w:ascii="宋体" w:hAnsi="宋体" w:eastAsia="宋体"/>
          <w:szCs w:val="21"/>
        </w:rPr>
        <w:t>Stadium</w:t>
      </w:r>
      <w:r>
        <w:rPr>
          <w:rFonts w:ascii="宋体" w:hAnsi="宋体" w:eastAsia="宋体"/>
          <w:szCs w:val="21"/>
        </w:rPr>
        <w:t>类操作表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363" w:author="fish [2]" w:date="2025-11-15T21:55:38Z">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PrChange>
      </w:tblPr>
      <w:tblGrid>
        <w:gridCol w:w="2053"/>
        <w:gridCol w:w="3060"/>
        <w:gridCol w:w="1643"/>
        <w:tblGridChange w:id="364">
          <w:tblGrid>
            <w:gridCol w:w="2188"/>
            <w:gridCol w:w="2613"/>
            <w:gridCol w:w="1643"/>
          </w:tblGrid>
        </w:tblGridChange>
      </w:tblGrid>
      <w:tr w14:paraId="29015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65" w:author="fish [2]" w:date="2025-11-15T21:55:3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65" w:author="fish [2]" w:date="2025-11-15T21:55:38Z">
            <w:trPr>
              <w:jc w:val="center"/>
            </w:trPr>
          </w:trPrChange>
        </w:trPr>
        <w:tc>
          <w:tcPr>
            <w:tcW w:w="2053" w:type="dxa"/>
            <w:tcPrChange w:id="366" w:author="fish [2]" w:date="2025-11-15T21:55:38Z">
              <w:tcPr>
                <w:tcW w:w="2188" w:type="dxa"/>
              </w:tcPr>
            </w:tcPrChange>
          </w:tcPr>
          <w:p w14:paraId="7A01D76D">
            <w:pPr>
              <w:spacing w:line="360" w:lineRule="auto"/>
              <w:jc w:val="center"/>
              <w:rPr>
                <w:rFonts w:hint="eastAsia" w:ascii="宋体" w:hAnsi="宋体" w:eastAsia="宋体"/>
                <w:szCs w:val="21"/>
              </w:rPr>
            </w:pPr>
            <w:r>
              <w:rPr>
                <w:rFonts w:ascii="宋体" w:hAnsi="宋体" w:eastAsia="宋体"/>
                <w:szCs w:val="21"/>
              </w:rPr>
              <w:t>中文名</w:t>
            </w:r>
          </w:p>
        </w:tc>
        <w:tc>
          <w:tcPr>
            <w:tcW w:w="3060" w:type="dxa"/>
            <w:tcPrChange w:id="367" w:author="fish [2]" w:date="2025-11-15T21:55:38Z">
              <w:tcPr>
                <w:tcW w:w="2613" w:type="dxa"/>
              </w:tcPr>
            </w:tcPrChange>
          </w:tcPr>
          <w:p w14:paraId="33B26B08">
            <w:pPr>
              <w:spacing w:line="360" w:lineRule="auto"/>
              <w:jc w:val="center"/>
              <w:rPr>
                <w:rFonts w:hint="eastAsia" w:ascii="宋体" w:hAnsi="宋体" w:eastAsia="宋体"/>
                <w:szCs w:val="21"/>
              </w:rPr>
            </w:pPr>
            <w:r>
              <w:rPr>
                <w:rFonts w:ascii="宋体" w:hAnsi="宋体" w:eastAsia="宋体"/>
                <w:szCs w:val="21"/>
              </w:rPr>
              <w:t>英文名</w:t>
            </w:r>
          </w:p>
        </w:tc>
        <w:tc>
          <w:tcPr>
            <w:tcW w:w="1643" w:type="dxa"/>
            <w:tcPrChange w:id="368" w:author="fish [2]" w:date="2025-11-15T21:55:38Z">
              <w:tcPr>
                <w:tcW w:w="1643" w:type="dxa"/>
              </w:tcPr>
            </w:tcPrChange>
          </w:tcPr>
          <w:p w14:paraId="5EC0E440">
            <w:pPr>
              <w:spacing w:line="360" w:lineRule="auto"/>
              <w:jc w:val="center"/>
              <w:rPr>
                <w:rFonts w:hint="eastAsia" w:ascii="宋体" w:hAnsi="宋体" w:eastAsia="宋体"/>
                <w:szCs w:val="21"/>
              </w:rPr>
            </w:pPr>
            <w:r>
              <w:rPr>
                <w:rFonts w:ascii="宋体" w:hAnsi="宋体" w:eastAsia="宋体"/>
                <w:szCs w:val="21"/>
              </w:rPr>
              <w:t>数据类型</w:t>
            </w:r>
          </w:p>
        </w:tc>
      </w:tr>
      <w:tr w14:paraId="35F6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69" w:author="fish [2]" w:date="2025-11-15T21:55:3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69" w:author="fish [2]" w:date="2025-11-15T21:55:38Z">
            <w:trPr>
              <w:jc w:val="center"/>
            </w:trPr>
          </w:trPrChange>
        </w:trPr>
        <w:tc>
          <w:tcPr>
            <w:tcW w:w="2053" w:type="dxa"/>
            <w:tcPrChange w:id="370" w:author="fish [2]" w:date="2025-11-15T21:55:38Z">
              <w:tcPr>
                <w:tcW w:w="2188" w:type="dxa"/>
              </w:tcPr>
            </w:tcPrChange>
          </w:tcPr>
          <w:p w14:paraId="34594BC6">
            <w:pPr>
              <w:spacing w:line="360" w:lineRule="auto"/>
              <w:jc w:val="center"/>
              <w:rPr>
                <w:rFonts w:hint="eastAsia" w:ascii="宋体" w:hAnsi="宋体" w:eastAsia="宋体"/>
                <w:szCs w:val="21"/>
              </w:rPr>
            </w:pPr>
            <w:r>
              <w:rPr>
                <w:rFonts w:hint="eastAsia" w:ascii="宋体" w:hAnsi="宋体" w:eastAsia="宋体"/>
                <w:szCs w:val="21"/>
              </w:rPr>
              <w:t>添加场馆</w:t>
            </w:r>
          </w:p>
        </w:tc>
        <w:tc>
          <w:tcPr>
            <w:tcW w:w="3060" w:type="dxa"/>
            <w:tcPrChange w:id="371" w:author="fish [2]" w:date="2025-11-15T21:55:38Z">
              <w:tcPr>
                <w:tcW w:w="2613" w:type="dxa"/>
              </w:tcPr>
            </w:tcPrChange>
          </w:tcPr>
          <w:p w14:paraId="60BCBA0D">
            <w:pPr>
              <w:spacing w:line="360" w:lineRule="auto"/>
              <w:jc w:val="center"/>
              <w:rPr>
                <w:rFonts w:hint="eastAsia" w:ascii="宋体" w:hAnsi="宋体" w:eastAsia="宋体"/>
                <w:szCs w:val="21"/>
              </w:rPr>
            </w:pPr>
            <w:r>
              <w:rPr>
                <w:rFonts w:hint="eastAsia" w:ascii="宋体" w:hAnsi="宋体" w:eastAsia="宋体"/>
                <w:szCs w:val="21"/>
              </w:rPr>
              <w:t>addStadium()</w:t>
            </w:r>
          </w:p>
        </w:tc>
        <w:tc>
          <w:tcPr>
            <w:tcW w:w="1643" w:type="dxa"/>
            <w:tcPrChange w:id="372" w:author="fish [2]" w:date="2025-11-15T21:55:38Z">
              <w:tcPr>
                <w:tcW w:w="1643" w:type="dxa"/>
              </w:tcPr>
            </w:tcPrChange>
          </w:tcPr>
          <w:p w14:paraId="433A7DBB">
            <w:pPr>
              <w:spacing w:line="360" w:lineRule="auto"/>
              <w:jc w:val="center"/>
              <w:rPr>
                <w:rFonts w:hint="eastAsia" w:ascii="宋体" w:hAnsi="宋体" w:eastAsia="宋体"/>
                <w:szCs w:val="21"/>
              </w:rPr>
            </w:pPr>
            <w:r>
              <w:rPr>
                <w:rFonts w:hint="eastAsia" w:ascii="宋体" w:hAnsi="宋体" w:eastAsia="宋体"/>
                <w:szCs w:val="21"/>
              </w:rPr>
              <w:t>bool</w:t>
            </w:r>
          </w:p>
        </w:tc>
      </w:tr>
      <w:tr w14:paraId="73E3F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73" w:author="fish [2]" w:date="2025-11-15T21:55:3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73" w:author="fish [2]" w:date="2025-11-15T21:55:38Z">
            <w:trPr>
              <w:jc w:val="center"/>
            </w:trPr>
          </w:trPrChange>
        </w:trPr>
        <w:tc>
          <w:tcPr>
            <w:tcW w:w="2053" w:type="dxa"/>
            <w:tcPrChange w:id="374" w:author="fish [2]" w:date="2025-11-15T21:55:38Z">
              <w:tcPr>
                <w:tcW w:w="2188" w:type="dxa"/>
              </w:tcPr>
            </w:tcPrChange>
          </w:tcPr>
          <w:p w14:paraId="46552E74">
            <w:pPr>
              <w:spacing w:line="360" w:lineRule="auto"/>
              <w:jc w:val="center"/>
              <w:rPr>
                <w:rFonts w:hint="eastAsia" w:ascii="宋体" w:hAnsi="宋体" w:eastAsia="宋体"/>
                <w:szCs w:val="21"/>
              </w:rPr>
            </w:pPr>
            <w:r>
              <w:rPr>
                <w:rFonts w:hint="eastAsia" w:ascii="宋体" w:hAnsi="宋体" w:eastAsia="宋体"/>
                <w:szCs w:val="21"/>
              </w:rPr>
              <w:t>删除场馆</w:t>
            </w:r>
          </w:p>
        </w:tc>
        <w:tc>
          <w:tcPr>
            <w:tcW w:w="3060" w:type="dxa"/>
            <w:tcPrChange w:id="375" w:author="fish [2]" w:date="2025-11-15T21:55:38Z">
              <w:tcPr>
                <w:tcW w:w="2613" w:type="dxa"/>
              </w:tcPr>
            </w:tcPrChange>
          </w:tcPr>
          <w:p w14:paraId="4CE3E8C3">
            <w:pPr>
              <w:spacing w:line="360" w:lineRule="auto"/>
              <w:jc w:val="center"/>
              <w:rPr>
                <w:rFonts w:hint="eastAsia" w:ascii="宋体" w:hAnsi="宋体" w:eastAsia="宋体"/>
                <w:szCs w:val="21"/>
              </w:rPr>
            </w:pPr>
            <w:r>
              <w:rPr>
                <w:rFonts w:hint="eastAsia" w:ascii="宋体" w:hAnsi="宋体" w:eastAsia="宋体"/>
                <w:szCs w:val="21"/>
              </w:rPr>
              <w:t>deleteStadium()</w:t>
            </w:r>
          </w:p>
        </w:tc>
        <w:tc>
          <w:tcPr>
            <w:tcW w:w="1643" w:type="dxa"/>
            <w:tcPrChange w:id="376" w:author="fish [2]" w:date="2025-11-15T21:55:38Z">
              <w:tcPr>
                <w:tcW w:w="1643" w:type="dxa"/>
              </w:tcPr>
            </w:tcPrChange>
          </w:tcPr>
          <w:p w14:paraId="5E656BC3">
            <w:pPr>
              <w:spacing w:line="360" w:lineRule="auto"/>
              <w:jc w:val="center"/>
              <w:rPr>
                <w:rFonts w:hint="eastAsia" w:ascii="宋体" w:hAnsi="宋体" w:eastAsia="宋体"/>
                <w:szCs w:val="21"/>
              </w:rPr>
            </w:pPr>
            <w:r>
              <w:rPr>
                <w:rFonts w:hint="eastAsia" w:ascii="宋体" w:hAnsi="宋体" w:eastAsia="宋体"/>
                <w:szCs w:val="21"/>
              </w:rPr>
              <w:t>bool</w:t>
            </w:r>
          </w:p>
        </w:tc>
      </w:tr>
      <w:tr w14:paraId="6966B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77" w:author="fish [2]" w:date="2025-11-15T21:55:3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77" w:author="fish [2]" w:date="2025-11-15T21:55:38Z">
            <w:trPr>
              <w:jc w:val="center"/>
            </w:trPr>
          </w:trPrChange>
        </w:trPr>
        <w:tc>
          <w:tcPr>
            <w:tcW w:w="2053" w:type="dxa"/>
            <w:tcPrChange w:id="378" w:author="fish [2]" w:date="2025-11-15T21:55:38Z">
              <w:tcPr>
                <w:tcW w:w="2188" w:type="dxa"/>
              </w:tcPr>
            </w:tcPrChange>
          </w:tcPr>
          <w:p w14:paraId="0BE38491">
            <w:pPr>
              <w:spacing w:line="360" w:lineRule="auto"/>
              <w:jc w:val="center"/>
              <w:rPr>
                <w:rFonts w:hint="eastAsia" w:ascii="宋体" w:hAnsi="宋体" w:eastAsia="宋体"/>
                <w:szCs w:val="21"/>
              </w:rPr>
            </w:pPr>
            <w:r>
              <w:rPr>
                <w:rFonts w:hint="eastAsia" w:ascii="宋体" w:hAnsi="宋体" w:eastAsia="宋体"/>
                <w:szCs w:val="21"/>
              </w:rPr>
              <w:t>返回场馆ID</w:t>
            </w:r>
          </w:p>
        </w:tc>
        <w:tc>
          <w:tcPr>
            <w:tcW w:w="3060" w:type="dxa"/>
            <w:tcPrChange w:id="379" w:author="fish [2]" w:date="2025-11-15T21:55:38Z">
              <w:tcPr>
                <w:tcW w:w="2613" w:type="dxa"/>
              </w:tcPr>
            </w:tcPrChange>
          </w:tcPr>
          <w:p w14:paraId="32615F4E">
            <w:pPr>
              <w:spacing w:line="360" w:lineRule="auto"/>
              <w:jc w:val="center"/>
              <w:rPr>
                <w:rFonts w:hint="eastAsia" w:ascii="宋体" w:hAnsi="宋体" w:eastAsia="宋体"/>
                <w:szCs w:val="21"/>
              </w:rPr>
            </w:pPr>
            <w:r>
              <w:rPr>
                <w:rFonts w:hint="eastAsia" w:ascii="宋体" w:hAnsi="宋体" w:eastAsia="宋体"/>
                <w:szCs w:val="21"/>
              </w:rPr>
              <w:t>getStadiumId()</w:t>
            </w:r>
          </w:p>
        </w:tc>
        <w:tc>
          <w:tcPr>
            <w:tcW w:w="1643" w:type="dxa"/>
            <w:tcPrChange w:id="380" w:author="fish [2]" w:date="2025-11-15T21:55:38Z">
              <w:tcPr>
                <w:tcW w:w="1643" w:type="dxa"/>
              </w:tcPr>
            </w:tcPrChange>
          </w:tcPr>
          <w:p w14:paraId="5C9208C1">
            <w:pPr>
              <w:spacing w:line="360" w:lineRule="auto"/>
              <w:jc w:val="center"/>
              <w:rPr>
                <w:rFonts w:hint="eastAsia" w:ascii="宋体" w:hAnsi="宋体" w:eastAsia="宋体"/>
                <w:szCs w:val="21"/>
              </w:rPr>
            </w:pPr>
            <w:r>
              <w:rPr>
                <w:rFonts w:hint="eastAsia" w:ascii="宋体" w:hAnsi="宋体" w:eastAsia="宋体"/>
                <w:szCs w:val="21"/>
              </w:rPr>
              <w:t>varchar</w:t>
            </w:r>
          </w:p>
        </w:tc>
      </w:tr>
      <w:tr w14:paraId="0443C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81" w:author="fish [2]" w:date="2025-11-15T21:55:3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81" w:author="fish [2]" w:date="2025-11-15T21:55:38Z">
            <w:trPr>
              <w:jc w:val="center"/>
            </w:trPr>
          </w:trPrChange>
        </w:trPr>
        <w:tc>
          <w:tcPr>
            <w:tcW w:w="2053" w:type="dxa"/>
            <w:tcPrChange w:id="382" w:author="fish [2]" w:date="2025-11-15T21:55:38Z">
              <w:tcPr>
                <w:tcW w:w="2188" w:type="dxa"/>
              </w:tcPr>
            </w:tcPrChange>
          </w:tcPr>
          <w:p w14:paraId="2393B6A9">
            <w:pPr>
              <w:spacing w:line="360" w:lineRule="auto"/>
              <w:jc w:val="center"/>
              <w:rPr>
                <w:rFonts w:hint="eastAsia" w:ascii="宋体" w:hAnsi="宋体" w:eastAsia="宋体"/>
                <w:szCs w:val="21"/>
              </w:rPr>
            </w:pPr>
            <w:r>
              <w:rPr>
                <w:rFonts w:hint="eastAsia" w:ascii="宋体" w:hAnsi="宋体" w:eastAsia="宋体"/>
                <w:szCs w:val="21"/>
              </w:rPr>
              <w:t>设置场馆ID</w:t>
            </w:r>
          </w:p>
        </w:tc>
        <w:tc>
          <w:tcPr>
            <w:tcW w:w="3060" w:type="dxa"/>
            <w:tcPrChange w:id="383" w:author="fish [2]" w:date="2025-11-15T21:55:38Z">
              <w:tcPr>
                <w:tcW w:w="2613" w:type="dxa"/>
              </w:tcPr>
            </w:tcPrChange>
          </w:tcPr>
          <w:p w14:paraId="74D32983">
            <w:pPr>
              <w:spacing w:line="360" w:lineRule="auto"/>
              <w:jc w:val="center"/>
              <w:rPr>
                <w:rFonts w:hint="eastAsia" w:ascii="宋体" w:hAnsi="宋体" w:eastAsia="宋体"/>
                <w:szCs w:val="21"/>
              </w:rPr>
            </w:pPr>
            <w:r>
              <w:rPr>
                <w:rFonts w:hint="eastAsia" w:ascii="宋体" w:hAnsi="宋体" w:eastAsia="宋体"/>
                <w:szCs w:val="21"/>
              </w:rPr>
              <w:t>setStadiumId()</w:t>
            </w:r>
          </w:p>
        </w:tc>
        <w:tc>
          <w:tcPr>
            <w:tcW w:w="1643" w:type="dxa"/>
            <w:tcPrChange w:id="384" w:author="fish [2]" w:date="2025-11-15T21:55:38Z">
              <w:tcPr>
                <w:tcW w:w="1643" w:type="dxa"/>
              </w:tcPr>
            </w:tcPrChange>
          </w:tcPr>
          <w:p w14:paraId="63EC88AA">
            <w:pPr>
              <w:spacing w:line="360" w:lineRule="auto"/>
              <w:jc w:val="center"/>
              <w:rPr>
                <w:rFonts w:hint="eastAsia" w:ascii="宋体" w:hAnsi="宋体" w:eastAsia="宋体"/>
                <w:szCs w:val="21"/>
              </w:rPr>
            </w:pPr>
            <w:r>
              <w:rPr>
                <w:rFonts w:hint="eastAsia" w:ascii="宋体" w:hAnsi="宋体" w:eastAsia="宋体"/>
                <w:szCs w:val="21"/>
              </w:rPr>
              <w:t>bool</w:t>
            </w:r>
          </w:p>
        </w:tc>
      </w:tr>
      <w:tr w14:paraId="4D485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85" w:author="fish [2]" w:date="2025-11-15T21:55:3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385" w:author="fish [2]" w:date="2025-11-15T21:55:38Z">
            <w:trPr>
              <w:jc w:val="center"/>
            </w:trPr>
          </w:trPrChange>
        </w:trPr>
        <w:tc>
          <w:tcPr>
            <w:tcW w:w="2053" w:type="dxa"/>
            <w:tcPrChange w:id="386" w:author="fish [2]" w:date="2025-11-15T21:55:38Z">
              <w:tcPr>
                <w:tcW w:w="2188" w:type="dxa"/>
              </w:tcPr>
            </w:tcPrChange>
          </w:tcPr>
          <w:p w14:paraId="37639887">
            <w:pPr>
              <w:spacing w:line="360" w:lineRule="auto"/>
              <w:jc w:val="center"/>
              <w:rPr>
                <w:rFonts w:hint="eastAsia" w:ascii="宋体" w:hAnsi="宋体" w:eastAsia="宋体"/>
                <w:szCs w:val="21"/>
              </w:rPr>
            </w:pPr>
            <w:ins w:id="387" w:author="fish [2]" w:date="2025-11-15T21:54:55Z">
              <w:r>
                <w:rPr>
                  <w:rFonts w:hint="eastAsia" w:ascii="宋体" w:hAnsi="宋体" w:eastAsia="宋体"/>
                  <w:szCs w:val="21"/>
                  <w:lang w:val="en-US" w:eastAsia="zh-CN"/>
                </w:rPr>
                <w:t>返回</w:t>
              </w:r>
            </w:ins>
            <w:ins w:id="388" w:author="fish [2]" w:date="2025-11-15T21:54:58Z">
              <w:r>
                <w:rPr>
                  <w:rFonts w:hint="eastAsia" w:ascii="宋体" w:hAnsi="宋体" w:eastAsia="宋体"/>
                  <w:szCs w:val="21"/>
                  <w:lang w:val="en-US" w:eastAsia="zh-CN"/>
                </w:rPr>
                <w:t>场馆</w:t>
              </w:r>
            </w:ins>
            <w:ins w:id="389" w:author="fish [2]" w:date="2025-11-15T21:54:59Z">
              <w:r>
                <w:rPr>
                  <w:rFonts w:hint="eastAsia" w:ascii="宋体" w:hAnsi="宋体" w:eastAsia="宋体"/>
                  <w:szCs w:val="21"/>
                  <w:lang w:val="en-US" w:eastAsia="zh-CN"/>
                </w:rPr>
                <w:t>管理员</w:t>
              </w:r>
            </w:ins>
            <w:ins w:id="390" w:author="fish [2]" w:date="2025-11-15T21:55:00Z">
              <w:r>
                <w:rPr>
                  <w:rFonts w:hint="eastAsia" w:ascii="宋体" w:hAnsi="宋体" w:eastAsia="宋体"/>
                  <w:szCs w:val="21"/>
                  <w:lang w:val="en-US" w:eastAsia="zh-CN"/>
                </w:rPr>
                <w:t>ID</w:t>
              </w:r>
            </w:ins>
            <w:del w:id="391" w:author="fish [2]" w:date="2025-11-15T21:54:49Z">
              <w:r>
                <w:rPr>
                  <w:rFonts w:hint="eastAsia" w:ascii="宋体" w:hAnsi="宋体" w:eastAsia="宋体"/>
                  <w:szCs w:val="21"/>
                </w:rPr>
                <w:delText>返回场馆地址</w:delText>
              </w:r>
            </w:del>
          </w:p>
        </w:tc>
        <w:tc>
          <w:tcPr>
            <w:tcW w:w="3060" w:type="dxa"/>
            <w:tcPrChange w:id="392" w:author="fish [2]" w:date="2025-11-15T21:55:38Z">
              <w:tcPr>
                <w:tcW w:w="2613" w:type="dxa"/>
              </w:tcPr>
            </w:tcPrChange>
          </w:tcPr>
          <w:p w14:paraId="02DF4AA3">
            <w:pPr>
              <w:spacing w:line="360" w:lineRule="auto"/>
              <w:jc w:val="center"/>
              <w:rPr>
                <w:rFonts w:hint="eastAsia" w:ascii="宋体" w:hAnsi="宋体" w:eastAsia="宋体"/>
                <w:szCs w:val="21"/>
              </w:rPr>
            </w:pPr>
            <w:ins w:id="393" w:author="fish [2]" w:date="2025-11-15T21:55:12Z">
              <w:r>
                <w:rPr>
                  <w:rFonts w:hint="eastAsia" w:ascii="宋体" w:hAnsi="宋体" w:eastAsia="宋体"/>
                  <w:szCs w:val="21"/>
                  <w:lang w:val="en-US" w:eastAsia="zh-CN"/>
                </w:rPr>
                <w:t>get</w:t>
              </w:r>
            </w:ins>
            <w:ins w:id="394" w:author="fish [2]" w:date="2025-11-15T21:55:13Z">
              <w:r>
                <w:rPr>
                  <w:rFonts w:hint="eastAsia" w:ascii="宋体" w:hAnsi="宋体" w:eastAsia="宋体"/>
                  <w:szCs w:val="21"/>
                  <w:lang w:val="en-US" w:eastAsia="zh-CN"/>
                </w:rPr>
                <w:t>Stadi</w:t>
              </w:r>
            </w:ins>
            <w:ins w:id="395" w:author="fish [2]" w:date="2025-11-15T21:55:14Z">
              <w:r>
                <w:rPr>
                  <w:rFonts w:hint="eastAsia" w:ascii="宋体" w:hAnsi="宋体" w:eastAsia="宋体"/>
                  <w:szCs w:val="21"/>
                  <w:lang w:val="en-US" w:eastAsia="zh-CN"/>
                </w:rPr>
                <w:t>um</w:t>
              </w:r>
            </w:ins>
            <w:ins w:id="396" w:author="fish [2]" w:date="2025-11-15T21:55:16Z">
              <w:r>
                <w:rPr>
                  <w:rFonts w:hint="eastAsia" w:ascii="宋体" w:hAnsi="宋体" w:eastAsia="宋体"/>
                  <w:szCs w:val="21"/>
                  <w:lang w:val="en-US" w:eastAsia="zh-CN"/>
                </w:rPr>
                <w:t>Ad</w:t>
              </w:r>
            </w:ins>
            <w:ins w:id="397" w:author="fish [2]" w:date="2025-11-15T21:55:17Z">
              <w:r>
                <w:rPr>
                  <w:rFonts w:hint="eastAsia" w:ascii="宋体" w:hAnsi="宋体" w:eastAsia="宋体"/>
                  <w:szCs w:val="21"/>
                  <w:lang w:val="en-US" w:eastAsia="zh-CN"/>
                </w:rPr>
                <w:t>m</w:t>
              </w:r>
            </w:ins>
            <w:ins w:id="398" w:author="fish [2]" w:date="2025-11-15T21:55:18Z">
              <w:r>
                <w:rPr>
                  <w:rFonts w:hint="eastAsia" w:ascii="宋体" w:hAnsi="宋体" w:eastAsia="宋体"/>
                  <w:szCs w:val="21"/>
                  <w:lang w:val="en-US" w:eastAsia="zh-CN"/>
                </w:rPr>
                <w:t>ini</w:t>
              </w:r>
            </w:ins>
            <w:ins w:id="399" w:author="fish [2]" w:date="2025-11-15T21:55:19Z">
              <w:r>
                <w:rPr>
                  <w:rFonts w:hint="eastAsia" w:ascii="宋体" w:hAnsi="宋体" w:eastAsia="宋体"/>
                  <w:szCs w:val="21"/>
                  <w:lang w:val="en-US" w:eastAsia="zh-CN"/>
                </w:rPr>
                <w:t>stra</w:t>
              </w:r>
            </w:ins>
            <w:ins w:id="400" w:author="fish [2]" w:date="2025-11-15T21:55:20Z">
              <w:r>
                <w:rPr>
                  <w:rFonts w:hint="eastAsia" w:ascii="宋体" w:hAnsi="宋体" w:eastAsia="宋体"/>
                  <w:szCs w:val="21"/>
                  <w:lang w:val="en-US" w:eastAsia="zh-CN"/>
                </w:rPr>
                <w:t>tor</w:t>
              </w:r>
            </w:ins>
            <w:ins w:id="401" w:author="fish [2]" w:date="2025-11-15T21:55:21Z">
              <w:r>
                <w:rPr>
                  <w:rFonts w:hint="eastAsia" w:ascii="宋体" w:hAnsi="宋体" w:eastAsia="宋体"/>
                  <w:szCs w:val="21"/>
                  <w:lang w:val="en-US" w:eastAsia="zh-CN"/>
                </w:rPr>
                <w:t>ID</w:t>
              </w:r>
            </w:ins>
            <w:ins w:id="402" w:author="fish [2]" w:date="2025-11-15T21:55:22Z">
              <w:r>
                <w:rPr>
                  <w:rFonts w:hint="eastAsia" w:ascii="宋体" w:hAnsi="宋体" w:eastAsia="宋体"/>
                  <w:szCs w:val="21"/>
                  <w:lang w:val="en-US" w:eastAsia="zh-CN"/>
                </w:rPr>
                <w:t>(</w:t>
              </w:r>
            </w:ins>
            <w:ins w:id="403" w:author="fish [2]" w:date="2025-11-15T21:55:24Z">
              <w:r>
                <w:rPr>
                  <w:rFonts w:hint="eastAsia" w:ascii="宋体" w:hAnsi="宋体" w:eastAsia="宋体"/>
                  <w:szCs w:val="21"/>
                  <w:lang w:val="en-US" w:eastAsia="zh-CN"/>
                </w:rPr>
                <w:t>)</w:t>
              </w:r>
            </w:ins>
            <w:del w:id="404" w:author="fish [2]" w:date="2025-11-15T21:54:49Z">
              <w:r>
                <w:rPr>
                  <w:rFonts w:hint="eastAsia" w:ascii="宋体" w:hAnsi="宋体" w:eastAsia="宋体"/>
                  <w:szCs w:val="21"/>
                </w:rPr>
                <w:delText>getStadiumAddress()</w:delText>
              </w:r>
            </w:del>
          </w:p>
        </w:tc>
        <w:tc>
          <w:tcPr>
            <w:tcW w:w="1643" w:type="dxa"/>
            <w:tcPrChange w:id="405" w:author="fish [2]" w:date="2025-11-15T21:55:38Z">
              <w:tcPr>
                <w:tcW w:w="1643" w:type="dxa"/>
              </w:tcPr>
            </w:tcPrChange>
          </w:tcPr>
          <w:p w14:paraId="4B3F0FA7">
            <w:pPr>
              <w:spacing w:line="360" w:lineRule="auto"/>
              <w:jc w:val="center"/>
              <w:rPr>
                <w:rFonts w:hint="eastAsia" w:ascii="宋体" w:hAnsi="宋体" w:eastAsia="宋体"/>
                <w:szCs w:val="21"/>
              </w:rPr>
            </w:pPr>
            <w:ins w:id="406" w:author="fish [2]" w:date="2025-11-15T21:55:55Z">
              <w:r>
                <w:rPr>
                  <w:rFonts w:hint="eastAsia" w:ascii="宋体" w:hAnsi="宋体" w:eastAsia="宋体"/>
                  <w:szCs w:val="21"/>
                  <w:lang w:val="en-US" w:eastAsia="zh-CN"/>
                </w:rPr>
                <w:t>v</w:t>
              </w:r>
            </w:ins>
            <w:ins w:id="407" w:author="fish [2]" w:date="2025-11-15T21:55:56Z">
              <w:r>
                <w:rPr>
                  <w:rFonts w:hint="eastAsia" w:ascii="宋体" w:hAnsi="宋体" w:eastAsia="宋体"/>
                  <w:szCs w:val="21"/>
                  <w:lang w:val="en-US" w:eastAsia="zh-CN"/>
                </w:rPr>
                <w:t>archar</w:t>
              </w:r>
            </w:ins>
            <w:del w:id="408" w:author="fish [2]" w:date="2025-11-15T21:54:49Z">
              <w:r>
                <w:rPr>
                  <w:rFonts w:hint="eastAsia" w:ascii="宋体" w:hAnsi="宋体" w:eastAsia="宋体"/>
                  <w:szCs w:val="21"/>
                </w:rPr>
                <w:delText>varchar</w:delText>
              </w:r>
            </w:del>
          </w:p>
        </w:tc>
      </w:tr>
      <w:tr w14:paraId="7398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09" w:author="fish [2]" w:date="2025-11-15T21:55:3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09" w:author="fish [2]" w:date="2025-11-15T21:55:38Z">
            <w:trPr>
              <w:jc w:val="center"/>
            </w:trPr>
          </w:trPrChange>
        </w:trPr>
        <w:tc>
          <w:tcPr>
            <w:tcW w:w="2053" w:type="dxa"/>
            <w:tcPrChange w:id="410" w:author="fish [2]" w:date="2025-11-15T21:55:38Z">
              <w:tcPr>
                <w:tcW w:w="2188" w:type="dxa"/>
              </w:tcPr>
            </w:tcPrChange>
          </w:tcPr>
          <w:p w14:paraId="6BEEFCEF">
            <w:pPr>
              <w:spacing w:line="360" w:lineRule="auto"/>
              <w:jc w:val="center"/>
              <w:rPr>
                <w:rFonts w:hint="eastAsia" w:ascii="宋体" w:hAnsi="宋体" w:eastAsia="宋体"/>
                <w:szCs w:val="21"/>
              </w:rPr>
            </w:pPr>
            <w:ins w:id="411" w:author="fish [2]" w:date="2025-11-15T21:55:03Z">
              <w:r>
                <w:rPr>
                  <w:rFonts w:hint="eastAsia" w:ascii="宋体" w:hAnsi="宋体" w:eastAsia="宋体"/>
                  <w:szCs w:val="21"/>
                  <w:lang w:val="en-US" w:eastAsia="zh-CN"/>
                </w:rPr>
                <w:t>设置</w:t>
              </w:r>
            </w:ins>
            <w:ins w:id="412" w:author="fish [2]" w:date="2025-11-15T21:55:05Z">
              <w:r>
                <w:rPr>
                  <w:rFonts w:hint="eastAsia" w:ascii="宋体" w:hAnsi="宋体" w:eastAsia="宋体"/>
                  <w:szCs w:val="21"/>
                  <w:lang w:val="en-US" w:eastAsia="zh-CN"/>
                </w:rPr>
                <w:t>场馆</w:t>
              </w:r>
            </w:ins>
            <w:ins w:id="413" w:author="fish [2]" w:date="2025-11-15T21:55:06Z">
              <w:r>
                <w:rPr>
                  <w:rFonts w:hint="eastAsia" w:ascii="宋体" w:hAnsi="宋体" w:eastAsia="宋体"/>
                  <w:szCs w:val="21"/>
                  <w:lang w:val="en-US" w:eastAsia="zh-CN"/>
                </w:rPr>
                <w:t>管理员</w:t>
              </w:r>
            </w:ins>
            <w:ins w:id="414" w:author="fish [2]" w:date="2025-11-15T21:55:07Z">
              <w:r>
                <w:rPr>
                  <w:rFonts w:hint="eastAsia" w:ascii="宋体" w:hAnsi="宋体" w:eastAsia="宋体"/>
                  <w:szCs w:val="21"/>
                  <w:lang w:val="en-US" w:eastAsia="zh-CN"/>
                </w:rPr>
                <w:t>ID</w:t>
              </w:r>
            </w:ins>
            <w:del w:id="415" w:author="fish [2]" w:date="2025-11-15T21:54:49Z">
              <w:r>
                <w:rPr>
                  <w:rFonts w:hint="eastAsia" w:ascii="宋体" w:hAnsi="宋体" w:eastAsia="宋体"/>
                  <w:szCs w:val="21"/>
                </w:rPr>
                <w:delText>设置场馆地址</w:delText>
              </w:r>
            </w:del>
          </w:p>
        </w:tc>
        <w:tc>
          <w:tcPr>
            <w:tcW w:w="3060" w:type="dxa"/>
            <w:tcPrChange w:id="416" w:author="fish [2]" w:date="2025-11-15T21:55:38Z">
              <w:tcPr>
                <w:tcW w:w="2613" w:type="dxa"/>
              </w:tcPr>
            </w:tcPrChange>
          </w:tcPr>
          <w:p w14:paraId="4A6A3C6F">
            <w:pPr>
              <w:spacing w:line="360" w:lineRule="auto"/>
              <w:jc w:val="center"/>
              <w:rPr>
                <w:rFonts w:hint="eastAsia" w:ascii="宋体" w:hAnsi="宋体" w:eastAsia="宋体"/>
                <w:szCs w:val="21"/>
              </w:rPr>
            </w:pPr>
            <w:ins w:id="417" w:author="fish [2]" w:date="2025-11-15T21:55:51Z">
              <w:r>
                <w:rPr>
                  <w:rFonts w:hint="eastAsia" w:ascii="宋体" w:hAnsi="宋体" w:eastAsia="宋体"/>
                  <w:szCs w:val="21"/>
                  <w:lang w:val="en-US" w:eastAsia="zh-CN"/>
                </w:rPr>
                <w:t>s</w:t>
              </w:r>
            </w:ins>
            <w:ins w:id="418" w:author="fish [2]" w:date="2025-11-15T21:55:50Z">
              <w:r>
                <w:rPr>
                  <w:rFonts w:hint="eastAsia" w:ascii="宋体" w:hAnsi="宋体" w:eastAsia="宋体"/>
                  <w:szCs w:val="21"/>
                  <w:lang w:val="en-US" w:eastAsia="zh-CN"/>
                </w:rPr>
                <w:t>etStadiumAdministratorID()</w:t>
              </w:r>
            </w:ins>
            <w:del w:id="419" w:author="fish [2]" w:date="2025-11-15T21:54:49Z">
              <w:r>
                <w:rPr>
                  <w:rFonts w:hint="eastAsia" w:ascii="宋体" w:hAnsi="宋体" w:eastAsia="宋体"/>
                  <w:szCs w:val="21"/>
                </w:rPr>
                <w:delText>setStadiumAddress()</w:delText>
              </w:r>
            </w:del>
          </w:p>
        </w:tc>
        <w:tc>
          <w:tcPr>
            <w:tcW w:w="1643" w:type="dxa"/>
            <w:tcPrChange w:id="420" w:author="fish [2]" w:date="2025-11-15T21:55:38Z">
              <w:tcPr>
                <w:tcW w:w="1643" w:type="dxa"/>
              </w:tcPr>
            </w:tcPrChange>
          </w:tcPr>
          <w:p w14:paraId="689D3F78">
            <w:pPr>
              <w:spacing w:line="360" w:lineRule="auto"/>
              <w:jc w:val="center"/>
              <w:rPr>
                <w:rFonts w:hint="eastAsia" w:ascii="宋体" w:hAnsi="宋体" w:eastAsia="宋体"/>
                <w:szCs w:val="21"/>
              </w:rPr>
            </w:pPr>
            <w:ins w:id="421" w:author="fish [2]" w:date="2025-11-15T21:55:58Z">
              <w:r>
                <w:rPr>
                  <w:rFonts w:hint="eastAsia" w:ascii="宋体" w:hAnsi="宋体" w:eastAsia="宋体"/>
                  <w:szCs w:val="21"/>
                  <w:lang w:val="en-US" w:eastAsia="zh-CN"/>
                </w:rPr>
                <w:t>bool</w:t>
              </w:r>
            </w:ins>
            <w:del w:id="422" w:author="fish [2]" w:date="2025-11-15T21:54:49Z">
              <w:r>
                <w:rPr>
                  <w:rFonts w:hint="eastAsia" w:ascii="宋体" w:hAnsi="宋体" w:eastAsia="宋体"/>
                  <w:szCs w:val="21"/>
                </w:rPr>
                <w:delText>bool</w:delText>
              </w:r>
            </w:del>
          </w:p>
        </w:tc>
      </w:tr>
      <w:tr w14:paraId="0E72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23" w:author="fish [2]" w:date="2025-11-15T21:55:3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23" w:author="fish [2]" w:date="2025-11-15T21:55:38Z">
            <w:trPr>
              <w:jc w:val="center"/>
            </w:trPr>
          </w:trPrChange>
        </w:trPr>
        <w:tc>
          <w:tcPr>
            <w:tcW w:w="2053" w:type="dxa"/>
            <w:vAlign w:val="top"/>
            <w:tcPrChange w:id="424" w:author="fish [2]" w:date="2025-11-15T21:55:38Z">
              <w:tcPr>
                <w:tcW w:w="2188" w:type="dxa"/>
                <w:vAlign w:val="top"/>
              </w:tcPr>
            </w:tcPrChange>
          </w:tcPr>
          <w:p w14:paraId="49073C89">
            <w:pPr>
              <w:spacing w:line="360" w:lineRule="auto"/>
              <w:jc w:val="center"/>
              <w:rPr>
                <w:rFonts w:hint="eastAsia" w:ascii="宋体" w:hAnsi="宋体" w:eastAsia="宋体"/>
                <w:szCs w:val="21"/>
              </w:rPr>
            </w:pPr>
            <w:ins w:id="425" w:author="fish [2]" w:date="2025-11-15T21:54:51Z">
              <w:r>
                <w:rPr>
                  <w:rFonts w:hint="eastAsia" w:ascii="宋体" w:hAnsi="宋体" w:eastAsia="宋体"/>
                  <w:szCs w:val="21"/>
                </w:rPr>
                <w:t>返回场馆地址</w:t>
              </w:r>
            </w:ins>
            <w:del w:id="426" w:author="fish [2]" w:date="2025-11-15T21:54:51Z">
              <w:r>
                <w:rPr>
                  <w:rFonts w:hint="eastAsia" w:ascii="宋体" w:hAnsi="宋体" w:eastAsia="宋体"/>
                  <w:szCs w:val="21"/>
                </w:rPr>
                <w:delText>返回开放时间</w:delText>
              </w:r>
            </w:del>
          </w:p>
        </w:tc>
        <w:tc>
          <w:tcPr>
            <w:tcW w:w="3060" w:type="dxa"/>
            <w:vAlign w:val="top"/>
            <w:tcPrChange w:id="427" w:author="fish [2]" w:date="2025-11-15T21:55:38Z">
              <w:tcPr>
                <w:tcW w:w="2613" w:type="dxa"/>
                <w:vAlign w:val="top"/>
              </w:tcPr>
            </w:tcPrChange>
          </w:tcPr>
          <w:p w14:paraId="35AA1CFA">
            <w:pPr>
              <w:spacing w:line="360" w:lineRule="auto"/>
              <w:jc w:val="center"/>
              <w:rPr>
                <w:rFonts w:hint="eastAsia" w:ascii="宋体" w:hAnsi="宋体" w:eastAsia="宋体"/>
                <w:szCs w:val="21"/>
              </w:rPr>
            </w:pPr>
            <w:ins w:id="428" w:author="fish [2]" w:date="2025-11-15T21:54:51Z">
              <w:r>
                <w:rPr>
                  <w:rFonts w:hint="eastAsia" w:ascii="宋体" w:hAnsi="宋体" w:eastAsia="宋体"/>
                  <w:szCs w:val="21"/>
                </w:rPr>
                <w:t>getStadiumAddress()</w:t>
              </w:r>
            </w:ins>
            <w:del w:id="429" w:author="fish [2]" w:date="2025-11-15T21:54:51Z">
              <w:r>
                <w:rPr>
                  <w:rFonts w:hint="eastAsia" w:ascii="宋体" w:hAnsi="宋体" w:eastAsia="宋体"/>
                  <w:szCs w:val="21"/>
                </w:rPr>
                <w:delText>getOpenTime()</w:delText>
              </w:r>
            </w:del>
          </w:p>
        </w:tc>
        <w:tc>
          <w:tcPr>
            <w:tcW w:w="1643" w:type="dxa"/>
            <w:vAlign w:val="top"/>
            <w:tcPrChange w:id="430" w:author="fish [2]" w:date="2025-11-15T21:55:38Z">
              <w:tcPr>
                <w:tcW w:w="1643" w:type="dxa"/>
                <w:vAlign w:val="top"/>
              </w:tcPr>
            </w:tcPrChange>
          </w:tcPr>
          <w:p w14:paraId="5A26680E">
            <w:pPr>
              <w:spacing w:line="360" w:lineRule="auto"/>
              <w:jc w:val="center"/>
              <w:rPr>
                <w:rFonts w:hint="eastAsia" w:ascii="宋体" w:hAnsi="宋体" w:eastAsia="宋体"/>
                <w:szCs w:val="21"/>
              </w:rPr>
            </w:pPr>
            <w:ins w:id="431" w:author="fish [2]" w:date="2025-11-15T21:54:51Z">
              <w:r>
                <w:rPr>
                  <w:rFonts w:hint="eastAsia" w:ascii="宋体" w:hAnsi="宋体" w:eastAsia="宋体"/>
                  <w:szCs w:val="21"/>
                </w:rPr>
                <w:t>varchar</w:t>
              </w:r>
            </w:ins>
            <w:del w:id="432" w:author="fish [2]" w:date="2025-11-15T21:54:51Z">
              <w:r>
                <w:rPr>
                  <w:rFonts w:hint="eastAsia" w:ascii="宋体" w:hAnsi="宋体" w:eastAsia="宋体"/>
                  <w:szCs w:val="21"/>
                </w:rPr>
                <w:delText>datetime</w:delText>
              </w:r>
            </w:del>
          </w:p>
        </w:tc>
      </w:tr>
      <w:tr w14:paraId="748D9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33" w:author="fish [2]" w:date="2025-11-15T21:55:3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33" w:author="fish [2]" w:date="2025-11-15T21:55:38Z">
            <w:trPr>
              <w:jc w:val="center"/>
            </w:trPr>
          </w:trPrChange>
        </w:trPr>
        <w:tc>
          <w:tcPr>
            <w:tcW w:w="2053" w:type="dxa"/>
            <w:vAlign w:val="top"/>
            <w:tcPrChange w:id="434" w:author="fish [2]" w:date="2025-11-15T21:55:38Z">
              <w:tcPr>
                <w:tcW w:w="2188" w:type="dxa"/>
                <w:vAlign w:val="top"/>
              </w:tcPr>
            </w:tcPrChange>
          </w:tcPr>
          <w:p w14:paraId="618872A2">
            <w:pPr>
              <w:spacing w:line="360" w:lineRule="auto"/>
              <w:jc w:val="center"/>
              <w:rPr>
                <w:rFonts w:hint="eastAsia" w:ascii="宋体" w:hAnsi="宋体" w:eastAsia="宋体"/>
                <w:szCs w:val="21"/>
              </w:rPr>
            </w:pPr>
            <w:ins w:id="435" w:author="fish [2]" w:date="2025-11-15T21:54:51Z">
              <w:r>
                <w:rPr>
                  <w:rFonts w:hint="eastAsia" w:ascii="宋体" w:hAnsi="宋体" w:eastAsia="宋体"/>
                  <w:szCs w:val="21"/>
                </w:rPr>
                <w:t>设置场馆地址</w:t>
              </w:r>
            </w:ins>
            <w:del w:id="436" w:author="fish [2]" w:date="2025-11-15T21:54:51Z">
              <w:r>
                <w:rPr>
                  <w:rFonts w:hint="eastAsia" w:ascii="宋体" w:hAnsi="宋体" w:eastAsia="宋体"/>
                  <w:szCs w:val="21"/>
                </w:rPr>
                <w:delText>设置开放时间</w:delText>
              </w:r>
            </w:del>
          </w:p>
        </w:tc>
        <w:tc>
          <w:tcPr>
            <w:tcW w:w="3060" w:type="dxa"/>
            <w:vAlign w:val="top"/>
            <w:tcPrChange w:id="437" w:author="fish [2]" w:date="2025-11-15T21:55:38Z">
              <w:tcPr>
                <w:tcW w:w="2613" w:type="dxa"/>
                <w:vAlign w:val="top"/>
              </w:tcPr>
            </w:tcPrChange>
          </w:tcPr>
          <w:p w14:paraId="4AA28B24">
            <w:pPr>
              <w:spacing w:line="360" w:lineRule="auto"/>
              <w:jc w:val="center"/>
              <w:rPr>
                <w:rFonts w:hint="eastAsia" w:ascii="宋体" w:hAnsi="宋体" w:eastAsia="宋体"/>
                <w:szCs w:val="21"/>
              </w:rPr>
            </w:pPr>
            <w:ins w:id="438" w:author="fish [2]" w:date="2025-11-15T21:54:51Z">
              <w:r>
                <w:rPr>
                  <w:rFonts w:hint="eastAsia" w:ascii="宋体" w:hAnsi="宋体" w:eastAsia="宋体"/>
                  <w:szCs w:val="21"/>
                </w:rPr>
                <w:t>setStadiumAddress()</w:t>
              </w:r>
            </w:ins>
            <w:del w:id="439" w:author="fish [2]" w:date="2025-11-15T21:54:51Z">
              <w:r>
                <w:rPr>
                  <w:rFonts w:hint="eastAsia" w:ascii="宋体" w:hAnsi="宋体" w:eastAsia="宋体"/>
                  <w:szCs w:val="21"/>
                </w:rPr>
                <w:delText>setOpenTime()</w:delText>
              </w:r>
            </w:del>
          </w:p>
        </w:tc>
        <w:tc>
          <w:tcPr>
            <w:tcW w:w="1643" w:type="dxa"/>
            <w:vAlign w:val="top"/>
            <w:tcPrChange w:id="440" w:author="fish [2]" w:date="2025-11-15T21:55:38Z">
              <w:tcPr>
                <w:tcW w:w="1643" w:type="dxa"/>
                <w:vAlign w:val="top"/>
              </w:tcPr>
            </w:tcPrChange>
          </w:tcPr>
          <w:p w14:paraId="58C0B932">
            <w:pPr>
              <w:spacing w:line="360" w:lineRule="auto"/>
              <w:jc w:val="center"/>
              <w:rPr>
                <w:rFonts w:hint="eastAsia" w:ascii="宋体" w:hAnsi="宋体" w:eastAsia="宋体"/>
                <w:szCs w:val="21"/>
              </w:rPr>
            </w:pPr>
            <w:ins w:id="441" w:author="fish [2]" w:date="2025-11-15T21:54:51Z">
              <w:r>
                <w:rPr>
                  <w:rFonts w:hint="eastAsia" w:ascii="宋体" w:hAnsi="宋体" w:eastAsia="宋体"/>
                  <w:szCs w:val="21"/>
                </w:rPr>
                <w:t>bool</w:t>
              </w:r>
            </w:ins>
            <w:del w:id="442" w:author="fish [2]" w:date="2025-11-15T21:54:51Z">
              <w:r>
                <w:rPr>
                  <w:rFonts w:hint="eastAsia" w:ascii="宋体" w:hAnsi="宋体" w:eastAsia="宋体"/>
                  <w:szCs w:val="21"/>
                </w:rPr>
                <w:delText>bool</w:delText>
              </w:r>
            </w:del>
          </w:p>
        </w:tc>
      </w:tr>
      <w:tr w14:paraId="5F63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43" w:author="fish [2]" w:date="2025-11-15T21:55:3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43" w:author="fish [2]" w:date="2025-11-15T21:55:38Z">
            <w:trPr>
              <w:jc w:val="center"/>
            </w:trPr>
          </w:trPrChange>
        </w:trPr>
        <w:tc>
          <w:tcPr>
            <w:tcW w:w="2053" w:type="dxa"/>
            <w:vAlign w:val="top"/>
            <w:tcPrChange w:id="444" w:author="fish [2]" w:date="2025-11-15T21:55:38Z">
              <w:tcPr>
                <w:tcW w:w="2188" w:type="dxa"/>
                <w:vAlign w:val="top"/>
              </w:tcPr>
            </w:tcPrChange>
          </w:tcPr>
          <w:p w14:paraId="77611A45">
            <w:pPr>
              <w:spacing w:line="360" w:lineRule="auto"/>
              <w:jc w:val="center"/>
              <w:rPr>
                <w:rFonts w:hint="eastAsia" w:ascii="宋体" w:hAnsi="宋体" w:eastAsia="宋体"/>
                <w:szCs w:val="21"/>
              </w:rPr>
            </w:pPr>
            <w:ins w:id="445" w:author="fish [2]" w:date="2025-11-15T21:54:51Z">
              <w:r>
                <w:rPr>
                  <w:rFonts w:hint="eastAsia" w:ascii="宋体" w:hAnsi="宋体" w:eastAsia="宋体"/>
                  <w:szCs w:val="21"/>
                </w:rPr>
                <w:t>返回开放时间</w:t>
              </w:r>
            </w:ins>
            <w:del w:id="446" w:author="fish [2]" w:date="2025-11-15T21:54:51Z">
              <w:r>
                <w:rPr>
                  <w:rFonts w:hint="eastAsia" w:ascii="宋体" w:hAnsi="宋体" w:eastAsia="宋体"/>
                  <w:szCs w:val="21"/>
                </w:rPr>
                <w:delText>返回联系方式</w:delText>
              </w:r>
            </w:del>
          </w:p>
        </w:tc>
        <w:tc>
          <w:tcPr>
            <w:tcW w:w="3060" w:type="dxa"/>
            <w:vAlign w:val="top"/>
            <w:tcPrChange w:id="447" w:author="fish [2]" w:date="2025-11-15T21:55:38Z">
              <w:tcPr>
                <w:tcW w:w="2613" w:type="dxa"/>
                <w:vAlign w:val="top"/>
              </w:tcPr>
            </w:tcPrChange>
          </w:tcPr>
          <w:p w14:paraId="6339CC90">
            <w:pPr>
              <w:spacing w:line="360" w:lineRule="auto"/>
              <w:jc w:val="center"/>
              <w:rPr>
                <w:rFonts w:hint="eastAsia" w:ascii="宋体" w:hAnsi="宋体" w:eastAsia="宋体"/>
                <w:szCs w:val="21"/>
              </w:rPr>
            </w:pPr>
            <w:ins w:id="448" w:author="fish [2]" w:date="2025-11-15T21:54:51Z">
              <w:r>
                <w:rPr>
                  <w:rFonts w:hint="eastAsia" w:ascii="宋体" w:hAnsi="宋体" w:eastAsia="宋体"/>
                  <w:szCs w:val="21"/>
                </w:rPr>
                <w:t>getOpenTime()</w:t>
              </w:r>
            </w:ins>
            <w:del w:id="449" w:author="fish [2]" w:date="2025-11-15T21:54:51Z">
              <w:r>
                <w:rPr>
                  <w:rFonts w:hint="eastAsia" w:ascii="宋体" w:hAnsi="宋体" w:eastAsia="宋体"/>
                  <w:szCs w:val="21"/>
                </w:rPr>
                <w:delText>getPhoneNum()</w:delText>
              </w:r>
            </w:del>
          </w:p>
        </w:tc>
        <w:tc>
          <w:tcPr>
            <w:tcW w:w="1643" w:type="dxa"/>
            <w:vAlign w:val="top"/>
            <w:tcPrChange w:id="450" w:author="fish [2]" w:date="2025-11-15T21:55:38Z">
              <w:tcPr>
                <w:tcW w:w="1643" w:type="dxa"/>
                <w:vAlign w:val="top"/>
              </w:tcPr>
            </w:tcPrChange>
          </w:tcPr>
          <w:p w14:paraId="3B69A820">
            <w:pPr>
              <w:spacing w:line="360" w:lineRule="auto"/>
              <w:jc w:val="center"/>
              <w:rPr>
                <w:rFonts w:hint="eastAsia" w:ascii="宋体" w:hAnsi="宋体" w:eastAsia="宋体"/>
                <w:szCs w:val="21"/>
              </w:rPr>
            </w:pPr>
            <w:ins w:id="451" w:author="fish [2]" w:date="2025-11-15T21:54:51Z">
              <w:r>
                <w:rPr>
                  <w:rFonts w:hint="eastAsia" w:ascii="宋体" w:hAnsi="宋体" w:eastAsia="宋体"/>
                  <w:szCs w:val="21"/>
                </w:rPr>
                <w:t>datetime</w:t>
              </w:r>
            </w:ins>
            <w:del w:id="452" w:author="fish [2]" w:date="2025-11-15T21:54:51Z">
              <w:r>
                <w:rPr>
                  <w:rFonts w:hint="eastAsia" w:ascii="宋体" w:hAnsi="宋体" w:eastAsia="宋体"/>
                  <w:szCs w:val="21"/>
                </w:rPr>
                <w:delText>varchar</w:delText>
              </w:r>
            </w:del>
          </w:p>
        </w:tc>
      </w:tr>
      <w:tr w14:paraId="4CD00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53" w:author="fish [2]" w:date="2025-11-15T21:55:3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53" w:author="fish [2]" w:date="2025-11-15T21:55:38Z">
            <w:trPr>
              <w:jc w:val="center"/>
            </w:trPr>
          </w:trPrChange>
        </w:trPr>
        <w:tc>
          <w:tcPr>
            <w:tcW w:w="2053" w:type="dxa"/>
            <w:vAlign w:val="top"/>
            <w:tcPrChange w:id="454" w:author="fish [2]" w:date="2025-11-15T21:55:38Z">
              <w:tcPr>
                <w:tcW w:w="2188" w:type="dxa"/>
                <w:vAlign w:val="top"/>
              </w:tcPr>
            </w:tcPrChange>
          </w:tcPr>
          <w:p w14:paraId="0ACF44C4">
            <w:pPr>
              <w:spacing w:line="360" w:lineRule="auto"/>
              <w:jc w:val="center"/>
              <w:rPr>
                <w:rFonts w:hint="eastAsia" w:ascii="宋体" w:hAnsi="宋体" w:eastAsia="宋体"/>
                <w:szCs w:val="21"/>
              </w:rPr>
            </w:pPr>
            <w:ins w:id="455" w:author="fish [2]" w:date="2025-11-15T21:54:51Z">
              <w:r>
                <w:rPr>
                  <w:rFonts w:hint="eastAsia" w:ascii="宋体" w:hAnsi="宋体" w:eastAsia="宋体"/>
                  <w:szCs w:val="21"/>
                </w:rPr>
                <w:t>设置开放时间</w:t>
              </w:r>
            </w:ins>
            <w:del w:id="456" w:author="fish [2]" w:date="2025-11-15T21:54:51Z">
              <w:r>
                <w:rPr>
                  <w:rFonts w:hint="eastAsia" w:ascii="宋体" w:hAnsi="宋体" w:eastAsia="宋体"/>
                  <w:szCs w:val="21"/>
                </w:rPr>
                <w:delText>设置联系方式</w:delText>
              </w:r>
            </w:del>
          </w:p>
        </w:tc>
        <w:tc>
          <w:tcPr>
            <w:tcW w:w="3060" w:type="dxa"/>
            <w:vAlign w:val="top"/>
            <w:tcPrChange w:id="457" w:author="fish [2]" w:date="2025-11-15T21:55:38Z">
              <w:tcPr>
                <w:tcW w:w="2613" w:type="dxa"/>
                <w:vAlign w:val="top"/>
              </w:tcPr>
            </w:tcPrChange>
          </w:tcPr>
          <w:p w14:paraId="4C8DB778">
            <w:pPr>
              <w:spacing w:line="360" w:lineRule="auto"/>
              <w:jc w:val="center"/>
              <w:rPr>
                <w:rFonts w:hint="eastAsia" w:ascii="宋体" w:hAnsi="宋体" w:eastAsia="宋体"/>
                <w:szCs w:val="21"/>
              </w:rPr>
            </w:pPr>
            <w:ins w:id="458" w:author="fish [2]" w:date="2025-11-15T21:54:51Z">
              <w:r>
                <w:rPr>
                  <w:rFonts w:hint="eastAsia" w:ascii="宋体" w:hAnsi="宋体" w:eastAsia="宋体"/>
                  <w:szCs w:val="21"/>
                </w:rPr>
                <w:t>setOpenTime()</w:t>
              </w:r>
            </w:ins>
            <w:del w:id="459" w:author="fish [2]" w:date="2025-11-15T21:54:51Z">
              <w:r>
                <w:rPr>
                  <w:rFonts w:hint="eastAsia" w:ascii="宋体" w:hAnsi="宋体" w:eastAsia="宋体"/>
                  <w:szCs w:val="21"/>
                </w:rPr>
                <w:delText>setPhoneNum()</w:delText>
              </w:r>
            </w:del>
          </w:p>
        </w:tc>
        <w:tc>
          <w:tcPr>
            <w:tcW w:w="1643" w:type="dxa"/>
            <w:vAlign w:val="top"/>
            <w:tcPrChange w:id="460" w:author="fish [2]" w:date="2025-11-15T21:55:38Z">
              <w:tcPr>
                <w:tcW w:w="1643" w:type="dxa"/>
                <w:vAlign w:val="top"/>
              </w:tcPr>
            </w:tcPrChange>
          </w:tcPr>
          <w:p w14:paraId="73C44D22">
            <w:pPr>
              <w:spacing w:line="360" w:lineRule="auto"/>
              <w:jc w:val="center"/>
              <w:rPr>
                <w:rFonts w:hint="eastAsia" w:ascii="宋体" w:hAnsi="宋体" w:eastAsia="宋体"/>
                <w:szCs w:val="21"/>
              </w:rPr>
            </w:pPr>
            <w:ins w:id="461" w:author="fish [2]" w:date="2025-11-15T21:54:51Z">
              <w:r>
                <w:rPr>
                  <w:rFonts w:hint="eastAsia" w:ascii="宋体" w:hAnsi="宋体" w:eastAsia="宋体"/>
                  <w:szCs w:val="21"/>
                </w:rPr>
                <w:t>bool</w:t>
              </w:r>
            </w:ins>
            <w:del w:id="462" w:author="fish [2]" w:date="2025-11-15T21:54:51Z">
              <w:r>
                <w:rPr>
                  <w:rFonts w:hint="eastAsia" w:ascii="宋体" w:hAnsi="宋体" w:eastAsia="宋体"/>
                  <w:szCs w:val="21"/>
                </w:rPr>
                <w:delText>bool</w:delText>
              </w:r>
            </w:del>
          </w:p>
        </w:tc>
      </w:tr>
      <w:tr w14:paraId="24A3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63" w:author="fish [2]" w:date="2025-11-15T21:55:3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63" w:author="fish [2]" w:date="2025-11-15T21:55:38Z">
            <w:trPr>
              <w:jc w:val="center"/>
            </w:trPr>
          </w:trPrChange>
        </w:trPr>
        <w:tc>
          <w:tcPr>
            <w:tcW w:w="2053" w:type="dxa"/>
            <w:vAlign w:val="top"/>
            <w:tcPrChange w:id="464" w:author="fish [2]" w:date="2025-11-15T21:55:38Z">
              <w:tcPr>
                <w:tcW w:w="2188" w:type="dxa"/>
                <w:vAlign w:val="top"/>
              </w:tcPr>
            </w:tcPrChange>
          </w:tcPr>
          <w:p w14:paraId="641073FC">
            <w:pPr>
              <w:spacing w:line="360" w:lineRule="auto"/>
              <w:jc w:val="center"/>
              <w:rPr>
                <w:rFonts w:hint="eastAsia" w:ascii="宋体" w:hAnsi="宋体" w:eastAsia="宋体"/>
                <w:szCs w:val="21"/>
              </w:rPr>
            </w:pPr>
            <w:ins w:id="465" w:author="fish [2]" w:date="2025-11-15T21:54:51Z">
              <w:r>
                <w:rPr>
                  <w:rFonts w:hint="eastAsia" w:ascii="宋体" w:hAnsi="宋体" w:eastAsia="宋体"/>
                  <w:szCs w:val="21"/>
                </w:rPr>
                <w:t>返回联系方式</w:t>
              </w:r>
            </w:ins>
            <w:del w:id="466" w:author="fish [2]" w:date="2025-11-15T21:54:51Z">
              <w:r>
                <w:rPr>
                  <w:rFonts w:hint="eastAsia" w:ascii="宋体" w:hAnsi="宋体" w:eastAsia="宋体"/>
                  <w:szCs w:val="21"/>
                </w:rPr>
                <w:delText>返回场馆信息</w:delText>
              </w:r>
            </w:del>
          </w:p>
        </w:tc>
        <w:tc>
          <w:tcPr>
            <w:tcW w:w="3060" w:type="dxa"/>
            <w:vAlign w:val="top"/>
            <w:tcPrChange w:id="467" w:author="fish [2]" w:date="2025-11-15T21:55:38Z">
              <w:tcPr>
                <w:tcW w:w="2613" w:type="dxa"/>
                <w:vAlign w:val="top"/>
              </w:tcPr>
            </w:tcPrChange>
          </w:tcPr>
          <w:p w14:paraId="663E7C96">
            <w:pPr>
              <w:spacing w:line="360" w:lineRule="auto"/>
              <w:jc w:val="center"/>
              <w:rPr>
                <w:rFonts w:hint="eastAsia" w:ascii="宋体" w:hAnsi="宋体" w:eastAsia="宋体"/>
                <w:szCs w:val="21"/>
              </w:rPr>
            </w:pPr>
            <w:ins w:id="468" w:author="fish [2]" w:date="2025-11-15T21:54:51Z">
              <w:r>
                <w:rPr>
                  <w:rFonts w:hint="eastAsia" w:ascii="宋体" w:hAnsi="宋体" w:eastAsia="宋体"/>
                  <w:szCs w:val="21"/>
                </w:rPr>
                <w:t>getPhoneNum()</w:t>
              </w:r>
            </w:ins>
            <w:del w:id="469" w:author="fish [2]" w:date="2025-11-15T21:54:51Z">
              <w:r>
                <w:rPr>
                  <w:rFonts w:hint="eastAsia" w:ascii="宋体" w:hAnsi="宋体" w:eastAsia="宋体"/>
                  <w:szCs w:val="21"/>
                </w:rPr>
                <w:delText>getStadiumInf()</w:delText>
              </w:r>
            </w:del>
          </w:p>
        </w:tc>
        <w:tc>
          <w:tcPr>
            <w:tcW w:w="1643" w:type="dxa"/>
            <w:vAlign w:val="top"/>
            <w:tcPrChange w:id="470" w:author="fish [2]" w:date="2025-11-15T21:55:38Z">
              <w:tcPr>
                <w:tcW w:w="1643" w:type="dxa"/>
                <w:vAlign w:val="top"/>
              </w:tcPr>
            </w:tcPrChange>
          </w:tcPr>
          <w:p w14:paraId="063E71DE">
            <w:pPr>
              <w:spacing w:line="360" w:lineRule="auto"/>
              <w:jc w:val="center"/>
              <w:rPr>
                <w:rFonts w:hint="eastAsia" w:ascii="宋体" w:hAnsi="宋体" w:eastAsia="宋体"/>
                <w:szCs w:val="21"/>
              </w:rPr>
            </w:pPr>
            <w:ins w:id="471" w:author="fish [2]" w:date="2025-11-15T21:54:51Z">
              <w:r>
                <w:rPr>
                  <w:rFonts w:hint="eastAsia" w:ascii="宋体" w:hAnsi="宋体" w:eastAsia="宋体"/>
                  <w:szCs w:val="21"/>
                </w:rPr>
                <w:t>varchar</w:t>
              </w:r>
            </w:ins>
            <w:del w:id="472" w:author="fish [2]" w:date="2025-11-15T21:54:51Z">
              <w:r>
                <w:rPr>
                  <w:rFonts w:hint="eastAsia" w:ascii="宋体" w:hAnsi="宋体" w:eastAsia="宋体"/>
                  <w:szCs w:val="21"/>
                </w:rPr>
                <w:delText>Text</w:delText>
              </w:r>
            </w:del>
          </w:p>
        </w:tc>
      </w:tr>
      <w:tr w14:paraId="3018B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73" w:author="fish [2]" w:date="2025-11-15T21:55:3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73" w:author="fish [2]" w:date="2025-11-15T21:55:38Z">
            <w:trPr>
              <w:jc w:val="center"/>
            </w:trPr>
          </w:trPrChange>
        </w:trPr>
        <w:tc>
          <w:tcPr>
            <w:tcW w:w="2053" w:type="dxa"/>
            <w:vAlign w:val="top"/>
            <w:tcPrChange w:id="474" w:author="fish [2]" w:date="2025-11-15T21:55:38Z">
              <w:tcPr>
                <w:tcW w:w="2188" w:type="dxa"/>
                <w:vAlign w:val="top"/>
              </w:tcPr>
            </w:tcPrChange>
          </w:tcPr>
          <w:p w14:paraId="1EB4BB08">
            <w:pPr>
              <w:spacing w:line="360" w:lineRule="auto"/>
              <w:jc w:val="center"/>
              <w:rPr>
                <w:rFonts w:hint="eastAsia" w:ascii="宋体" w:hAnsi="宋体" w:eastAsia="宋体"/>
                <w:szCs w:val="21"/>
              </w:rPr>
            </w:pPr>
            <w:ins w:id="475" w:author="fish [2]" w:date="2025-11-15T21:54:51Z">
              <w:r>
                <w:rPr>
                  <w:rFonts w:hint="eastAsia" w:ascii="宋体" w:hAnsi="宋体" w:eastAsia="宋体"/>
                  <w:szCs w:val="21"/>
                </w:rPr>
                <w:t>设置联系方式</w:t>
              </w:r>
            </w:ins>
            <w:del w:id="476" w:author="fish [2]" w:date="2025-11-15T21:54:51Z">
              <w:r>
                <w:rPr>
                  <w:rFonts w:hint="eastAsia" w:ascii="宋体" w:hAnsi="宋体" w:eastAsia="宋体"/>
                  <w:szCs w:val="21"/>
                </w:rPr>
                <w:delText>设置场馆信息</w:delText>
              </w:r>
            </w:del>
          </w:p>
        </w:tc>
        <w:tc>
          <w:tcPr>
            <w:tcW w:w="3060" w:type="dxa"/>
            <w:vAlign w:val="top"/>
            <w:tcPrChange w:id="477" w:author="fish [2]" w:date="2025-11-15T21:55:38Z">
              <w:tcPr>
                <w:tcW w:w="2613" w:type="dxa"/>
                <w:vAlign w:val="top"/>
              </w:tcPr>
            </w:tcPrChange>
          </w:tcPr>
          <w:p w14:paraId="1677D4B6">
            <w:pPr>
              <w:spacing w:line="360" w:lineRule="auto"/>
              <w:jc w:val="center"/>
              <w:rPr>
                <w:rFonts w:hint="eastAsia" w:ascii="宋体" w:hAnsi="宋体" w:eastAsia="宋体"/>
                <w:szCs w:val="21"/>
              </w:rPr>
            </w:pPr>
            <w:ins w:id="478" w:author="fish [2]" w:date="2025-11-15T21:54:51Z">
              <w:r>
                <w:rPr>
                  <w:rFonts w:hint="eastAsia" w:ascii="宋体" w:hAnsi="宋体" w:eastAsia="宋体"/>
                  <w:szCs w:val="21"/>
                </w:rPr>
                <w:t>setPhoneNum()</w:t>
              </w:r>
            </w:ins>
            <w:del w:id="479" w:author="fish [2]" w:date="2025-11-15T21:54:51Z">
              <w:r>
                <w:rPr>
                  <w:rFonts w:hint="eastAsia" w:ascii="宋体" w:hAnsi="宋体" w:eastAsia="宋体"/>
                  <w:szCs w:val="21"/>
                </w:rPr>
                <w:delText>setStadiumInf()</w:delText>
              </w:r>
            </w:del>
          </w:p>
        </w:tc>
        <w:tc>
          <w:tcPr>
            <w:tcW w:w="1643" w:type="dxa"/>
            <w:vAlign w:val="top"/>
            <w:tcPrChange w:id="480" w:author="fish [2]" w:date="2025-11-15T21:55:38Z">
              <w:tcPr>
                <w:tcW w:w="1643" w:type="dxa"/>
                <w:vAlign w:val="top"/>
              </w:tcPr>
            </w:tcPrChange>
          </w:tcPr>
          <w:p w14:paraId="0E280371">
            <w:pPr>
              <w:spacing w:line="360" w:lineRule="auto"/>
              <w:jc w:val="center"/>
              <w:rPr>
                <w:rFonts w:hint="eastAsia" w:ascii="宋体" w:hAnsi="宋体" w:eastAsia="宋体"/>
                <w:szCs w:val="21"/>
              </w:rPr>
            </w:pPr>
            <w:ins w:id="481" w:author="fish [2]" w:date="2025-11-15T21:54:51Z">
              <w:r>
                <w:rPr>
                  <w:rFonts w:hint="eastAsia" w:ascii="宋体" w:hAnsi="宋体" w:eastAsia="宋体"/>
                  <w:szCs w:val="21"/>
                </w:rPr>
                <w:t>bool</w:t>
              </w:r>
            </w:ins>
            <w:del w:id="482" w:author="fish [2]" w:date="2025-11-15T21:54:51Z">
              <w:r>
                <w:rPr>
                  <w:rFonts w:hint="eastAsia" w:ascii="宋体" w:hAnsi="宋体" w:eastAsia="宋体"/>
                  <w:szCs w:val="21"/>
                </w:rPr>
                <w:delText>bool</w:delText>
              </w:r>
            </w:del>
          </w:p>
        </w:tc>
      </w:tr>
      <w:tr w14:paraId="5B15B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83" w:author="fish [2]" w:date="2025-11-15T21:55:3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trPrChange w:id="483" w:author="fish [2]" w:date="2025-11-15T21:55:38Z">
            <w:trPr>
              <w:jc w:val="center"/>
            </w:trPr>
          </w:trPrChange>
        </w:trPr>
        <w:tc>
          <w:tcPr>
            <w:tcW w:w="2053" w:type="dxa"/>
            <w:vAlign w:val="top"/>
            <w:tcPrChange w:id="484" w:author="fish [2]" w:date="2025-11-15T21:55:38Z">
              <w:tcPr>
                <w:tcW w:w="2188" w:type="dxa"/>
                <w:vAlign w:val="top"/>
              </w:tcPr>
            </w:tcPrChange>
          </w:tcPr>
          <w:p w14:paraId="3F5024B1">
            <w:pPr>
              <w:spacing w:line="360" w:lineRule="auto"/>
              <w:jc w:val="center"/>
              <w:rPr>
                <w:rFonts w:hint="eastAsia" w:ascii="宋体" w:hAnsi="宋体" w:eastAsia="宋体"/>
                <w:szCs w:val="21"/>
              </w:rPr>
            </w:pPr>
            <w:ins w:id="485" w:author="fish [2]" w:date="2025-11-15T21:54:51Z">
              <w:r>
                <w:rPr>
                  <w:rFonts w:hint="eastAsia" w:ascii="宋体" w:hAnsi="宋体" w:eastAsia="宋体"/>
                  <w:szCs w:val="21"/>
                </w:rPr>
                <w:t>返回场馆信息</w:t>
              </w:r>
            </w:ins>
            <w:del w:id="486" w:author="fish [2]" w:date="2025-11-15T21:54:51Z">
              <w:r>
                <w:rPr>
                  <w:rFonts w:hint="eastAsia" w:ascii="宋体" w:hAnsi="宋体" w:eastAsia="宋体"/>
                  <w:szCs w:val="21"/>
                </w:rPr>
                <w:delText>修改场馆信息</w:delText>
              </w:r>
            </w:del>
          </w:p>
        </w:tc>
        <w:tc>
          <w:tcPr>
            <w:tcW w:w="3060" w:type="dxa"/>
            <w:vAlign w:val="top"/>
            <w:tcPrChange w:id="487" w:author="fish [2]" w:date="2025-11-15T21:55:38Z">
              <w:tcPr>
                <w:tcW w:w="2613" w:type="dxa"/>
                <w:vAlign w:val="top"/>
              </w:tcPr>
            </w:tcPrChange>
          </w:tcPr>
          <w:p w14:paraId="009C5F64">
            <w:pPr>
              <w:spacing w:line="360" w:lineRule="auto"/>
              <w:jc w:val="center"/>
              <w:rPr>
                <w:rFonts w:hint="eastAsia" w:ascii="宋体" w:hAnsi="宋体" w:eastAsia="宋体"/>
                <w:szCs w:val="21"/>
              </w:rPr>
            </w:pPr>
            <w:ins w:id="488" w:author="fish [2]" w:date="2025-11-15T21:54:51Z">
              <w:r>
                <w:rPr>
                  <w:rFonts w:hint="eastAsia" w:ascii="宋体" w:hAnsi="宋体" w:eastAsia="宋体"/>
                  <w:szCs w:val="21"/>
                </w:rPr>
                <w:t>getStadiumInf()</w:t>
              </w:r>
            </w:ins>
            <w:del w:id="489" w:author="fish [2]" w:date="2025-11-15T21:54:51Z">
              <w:r>
                <w:rPr>
                  <w:rFonts w:hint="eastAsia" w:ascii="宋体" w:hAnsi="宋体" w:eastAsia="宋体"/>
                  <w:szCs w:val="21"/>
                </w:rPr>
                <w:delText>editStadiumInf()</w:delText>
              </w:r>
            </w:del>
          </w:p>
        </w:tc>
        <w:tc>
          <w:tcPr>
            <w:tcW w:w="1643" w:type="dxa"/>
            <w:vAlign w:val="top"/>
            <w:tcPrChange w:id="490" w:author="fish [2]" w:date="2025-11-15T21:55:38Z">
              <w:tcPr>
                <w:tcW w:w="1643" w:type="dxa"/>
                <w:vAlign w:val="top"/>
              </w:tcPr>
            </w:tcPrChange>
          </w:tcPr>
          <w:p w14:paraId="0A041E94">
            <w:pPr>
              <w:spacing w:line="360" w:lineRule="auto"/>
              <w:jc w:val="center"/>
              <w:rPr>
                <w:rFonts w:hint="eastAsia" w:ascii="宋体" w:hAnsi="宋体" w:eastAsia="宋体"/>
                <w:szCs w:val="21"/>
              </w:rPr>
            </w:pPr>
            <w:ins w:id="491" w:author="fish [2]" w:date="2025-11-15T21:54:51Z">
              <w:r>
                <w:rPr>
                  <w:rFonts w:hint="eastAsia" w:ascii="宋体" w:hAnsi="宋体" w:eastAsia="宋体"/>
                  <w:szCs w:val="21"/>
                </w:rPr>
                <w:t>Text</w:t>
              </w:r>
            </w:ins>
            <w:del w:id="492" w:author="fish [2]" w:date="2025-11-15T21:54:51Z">
              <w:r>
                <w:rPr>
                  <w:rFonts w:hint="eastAsia" w:ascii="宋体" w:hAnsi="宋体" w:eastAsia="宋体"/>
                  <w:szCs w:val="21"/>
                </w:rPr>
                <w:delText>bool</w:delText>
              </w:r>
            </w:del>
          </w:p>
        </w:tc>
      </w:tr>
      <w:tr w14:paraId="6FEB5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94" w:author="fish [2]" w:date="2025-11-15T21:55:3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ins w:id="493" w:author="fish [2]" w:date="2025-11-15T21:54:42Z"/>
          <w:trPrChange w:id="494" w:author="fish [2]" w:date="2025-11-15T21:55:38Z">
            <w:trPr>
              <w:jc w:val="center"/>
            </w:trPr>
          </w:trPrChange>
        </w:trPr>
        <w:tc>
          <w:tcPr>
            <w:tcW w:w="2053" w:type="dxa"/>
            <w:vAlign w:val="top"/>
            <w:tcPrChange w:id="495" w:author="fish [2]" w:date="2025-11-15T21:55:38Z">
              <w:tcPr>
                <w:tcW w:w="2188" w:type="dxa"/>
                <w:vAlign w:val="top"/>
              </w:tcPr>
            </w:tcPrChange>
          </w:tcPr>
          <w:p w14:paraId="0676B368">
            <w:pPr>
              <w:spacing w:line="360" w:lineRule="auto"/>
              <w:jc w:val="center"/>
              <w:rPr>
                <w:ins w:id="496" w:author="fish [2]" w:date="2025-11-15T21:54:42Z"/>
                <w:rFonts w:hint="eastAsia" w:ascii="宋体" w:hAnsi="宋体" w:eastAsia="宋体"/>
                <w:szCs w:val="21"/>
              </w:rPr>
            </w:pPr>
            <w:ins w:id="497" w:author="fish [2]" w:date="2025-11-15T21:54:51Z">
              <w:r>
                <w:rPr>
                  <w:rFonts w:hint="eastAsia" w:ascii="宋体" w:hAnsi="宋体" w:eastAsia="宋体"/>
                  <w:szCs w:val="21"/>
                </w:rPr>
                <w:t>设置场馆信息</w:t>
              </w:r>
            </w:ins>
          </w:p>
        </w:tc>
        <w:tc>
          <w:tcPr>
            <w:tcW w:w="3060" w:type="dxa"/>
            <w:vAlign w:val="top"/>
            <w:tcPrChange w:id="498" w:author="fish [2]" w:date="2025-11-15T21:55:38Z">
              <w:tcPr>
                <w:tcW w:w="2613" w:type="dxa"/>
                <w:vAlign w:val="top"/>
              </w:tcPr>
            </w:tcPrChange>
          </w:tcPr>
          <w:p w14:paraId="3EF074DE">
            <w:pPr>
              <w:spacing w:line="360" w:lineRule="auto"/>
              <w:jc w:val="center"/>
              <w:rPr>
                <w:ins w:id="499" w:author="fish [2]" w:date="2025-11-15T21:54:42Z"/>
                <w:rFonts w:hint="eastAsia" w:ascii="宋体" w:hAnsi="宋体" w:eastAsia="宋体"/>
                <w:szCs w:val="21"/>
              </w:rPr>
            </w:pPr>
            <w:ins w:id="500" w:author="fish [2]" w:date="2025-11-15T21:54:51Z">
              <w:r>
                <w:rPr>
                  <w:rFonts w:hint="eastAsia" w:ascii="宋体" w:hAnsi="宋体" w:eastAsia="宋体"/>
                  <w:szCs w:val="21"/>
                </w:rPr>
                <w:t>setStadiumInf()</w:t>
              </w:r>
            </w:ins>
          </w:p>
        </w:tc>
        <w:tc>
          <w:tcPr>
            <w:tcW w:w="1643" w:type="dxa"/>
            <w:vAlign w:val="top"/>
            <w:tcPrChange w:id="501" w:author="fish [2]" w:date="2025-11-15T21:55:38Z">
              <w:tcPr>
                <w:tcW w:w="1643" w:type="dxa"/>
                <w:vAlign w:val="top"/>
              </w:tcPr>
            </w:tcPrChange>
          </w:tcPr>
          <w:p w14:paraId="273140F3">
            <w:pPr>
              <w:spacing w:line="360" w:lineRule="auto"/>
              <w:jc w:val="center"/>
              <w:rPr>
                <w:ins w:id="502" w:author="fish [2]" w:date="2025-11-15T21:54:42Z"/>
                <w:rFonts w:hint="eastAsia" w:ascii="宋体" w:hAnsi="宋体" w:eastAsia="宋体"/>
                <w:szCs w:val="21"/>
              </w:rPr>
            </w:pPr>
            <w:ins w:id="503" w:author="fish [2]" w:date="2025-11-15T21:54:51Z">
              <w:r>
                <w:rPr>
                  <w:rFonts w:hint="eastAsia" w:ascii="宋体" w:hAnsi="宋体" w:eastAsia="宋体"/>
                  <w:szCs w:val="21"/>
                </w:rPr>
                <w:t>bool</w:t>
              </w:r>
            </w:ins>
          </w:p>
        </w:tc>
      </w:tr>
      <w:tr w14:paraId="0B338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05" w:author="fish [2]" w:date="2025-11-15T21:55:3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jc w:val="center"/>
          <w:ins w:id="504" w:author="fish [2]" w:date="2025-11-15T21:54:47Z"/>
          <w:trPrChange w:id="505" w:author="fish [2]" w:date="2025-11-15T21:55:38Z">
            <w:trPr>
              <w:jc w:val="center"/>
            </w:trPr>
          </w:trPrChange>
        </w:trPr>
        <w:tc>
          <w:tcPr>
            <w:tcW w:w="2053" w:type="dxa"/>
            <w:vAlign w:val="top"/>
            <w:tcPrChange w:id="506" w:author="fish [2]" w:date="2025-11-15T21:55:38Z">
              <w:tcPr>
                <w:tcW w:w="2188" w:type="dxa"/>
                <w:vAlign w:val="top"/>
              </w:tcPr>
            </w:tcPrChange>
          </w:tcPr>
          <w:p w14:paraId="62638AD4">
            <w:pPr>
              <w:spacing w:line="360" w:lineRule="auto"/>
              <w:jc w:val="center"/>
              <w:rPr>
                <w:ins w:id="507" w:author="fish [2]" w:date="2025-11-15T21:54:47Z"/>
                <w:rFonts w:hint="eastAsia" w:ascii="宋体" w:hAnsi="宋体" w:eastAsia="宋体"/>
                <w:szCs w:val="21"/>
              </w:rPr>
            </w:pPr>
            <w:ins w:id="508" w:author="fish [2]" w:date="2025-11-15T21:54:51Z">
              <w:r>
                <w:rPr>
                  <w:rFonts w:hint="eastAsia" w:ascii="宋体" w:hAnsi="宋体" w:eastAsia="宋体"/>
                  <w:szCs w:val="21"/>
                </w:rPr>
                <w:t>修改场馆信息</w:t>
              </w:r>
            </w:ins>
          </w:p>
        </w:tc>
        <w:tc>
          <w:tcPr>
            <w:tcW w:w="3060" w:type="dxa"/>
            <w:vAlign w:val="top"/>
            <w:tcPrChange w:id="509" w:author="fish [2]" w:date="2025-11-15T21:55:38Z">
              <w:tcPr>
                <w:tcW w:w="2613" w:type="dxa"/>
                <w:vAlign w:val="top"/>
              </w:tcPr>
            </w:tcPrChange>
          </w:tcPr>
          <w:p w14:paraId="3DEFD74B">
            <w:pPr>
              <w:spacing w:line="360" w:lineRule="auto"/>
              <w:jc w:val="center"/>
              <w:rPr>
                <w:ins w:id="510" w:author="fish [2]" w:date="2025-11-15T21:54:47Z"/>
                <w:rFonts w:hint="eastAsia" w:ascii="宋体" w:hAnsi="宋体" w:eastAsia="宋体"/>
                <w:szCs w:val="21"/>
              </w:rPr>
            </w:pPr>
            <w:ins w:id="511" w:author="fish [2]" w:date="2025-11-15T21:54:51Z">
              <w:r>
                <w:rPr>
                  <w:rFonts w:hint="eastAsia" w:ascii="宋体" w:hAnsi="宋体" w:eastAsia="宋体"/>
                  <w:szCs w:val="21"/>
                </w:rPr>
                <w:t>editStadiumInf()</w:t>
              </w:r>
            </w:ins>
          </w:p>
        </w:tc>
        <w:tc>
          <w:tcPr>
            <w:tcW w:w="1643" w:type="dxa"/>
            <w:vAlign w:val="top"/>
            <w:tcPrChange w:id="512" w:author="fish [2]" w:date="2025-11-15T21:55:38Z">
              <w:tcPr>
                <w:tcW w:w="1643" w:type="dxa"/>
                <w:vAlign w:val="top"/>
              </w:tcPr>
            </w:tcPrChange>
          </w:tcPr>
          <w:p w14:paraId="467F1D19">
            <w:pPr>
              <w:spacing w:line="360" w:lineRule="auto"/>
              <w:jc w:val="center"/>
              <w:rPr>
                <w:ins w:id="513" w:author="fish [2]" w:date="2025-11-15T21:54:47Z"/>
                <w:rFonts w:hint="eastAsia" w:ascii="宋体" w:hAnsi="宋体" w:eastAsia="宋体"/>
                <w:szCs w:val="21"/>
              </w:rPr>
            </w:pPr>
            <w:ins w:id="514" w:author="fish [2]" w:date="2025-11-15T21:54:51Z">
              <w:r>
                <w:rPr>
                  <w:rFonts w:hint="eastAsia" w:ascii="宋体" w:hAnsi="宋体" w:eastAsia="宋体"/>
                  <w:szCs w:val="21"/>
                </w:rPr>
                <w:t>bool</w:t>
              </w:r>
            </w:ins>
          </w:p>
        </w:tc>
      </w:tr>
    </w:tbl>
    <w:p w14:paraId="68F9A0A3">
      <w:pPr>
        <w:spacing w:line="360" w:lineRule="auto"/>
        <w:jc w:val="center"/>
        <w:rPr>
          <w:rFonts w:hint="eastAsia" w:ascii="宋体" w:hAnsi="宋体" w:eastAsia="宋体"/>
          <w:szCs w:val="21"/>
        </w:rPr>
      </w:pPr>
    </w:p>
    <w:p w14:paraId="5EF9CF10">
      <w:pPr>
        <w:spacing w:line="360" w:lineRule="auto"/>
        <w:jc w:val="left"/>
        <w:rPr>
          <w:rFonts w:hint="eastAsia" w:ascii="宋体" w:hAnsi="宋体" w:eastAsia="宋体"/>
          <w:b/>
          <w:bCs/>
          <w:szCs w:val="21"/>
        </w:rPr>
      </w:pPr>
      <w:r>
        <w:rPr>
          <w:rFonts w:hint="eastAsia" w:ascii="宋体" w:hAnsi="宋体" w:eastAsia="宋体"/>
          <w:b/>
          <w:bCs/>
          <w:szCs w:val="21"/>
        </w:rPr>
        <w:t>类名：Fields（场地信息类）</w:t>
      </w:r>
    </w:p>
    <w:p w14:paraId="3089738D">
      <w:pPr>
        <w:spacing w:line="360" w:lineRule="auto"/>
        <w:jc w:val="left"/>
        <w:rPr>
          <w:rFonts w:hint="eastAsia" w:ascii="宋体" w:hAnsi="宋体" w:eastAsia="宋体"/>
          <w:b/>
          <w:bCs/>
          <w:szCs w:val="21"/>
        </w:rPr>
      </w:pPr>
      <w:r>
        <w:rPr>
          <w:rFonts w:hint="eastAsia" w:ascii="宋体" w:hAnsi="宋体" w:eastAsia="宋体"/>
          <w:b/>
          <w:bCs/>
          <w:szCs w:val="21"/>
        </w:rPr>
        <w:t>操作表如表</w:t>
      </w:r>
      <w:r>
        <w:rPr>
          <w:rFonts w:ascii="宋体" w:hAnsi="宋体" w:eastAsia="宋体"/>
          <w:b/>
          <w:bCs/>
          <w:szCs w:val="21"/>
        </w:rPr>
        <w:t>3.2.</w:t>
      </w:r>
      <w:del w:id="515" w:author="fish [2]" w:date="2025-11-15T21:41:08Z">
        <w:r>
          <w:rPr>
            <w:rFonts w:hint="default" w:ascii="宋体" w:hAnsi="宋体" w:eastAsia="宋体"/>
            <w:b/>
            <w:bCs/>
            <w:szCs w:val="21"/>
            <w:lang w:val="en-US"/>
          </w:rPr>
          <w:delText>5</w:delText>
        </w:r>
      </w:del>
      <w:ins w:id="516" w:author="fish [2]" w:date="2025-11-15T21:41:08Z">
        <w:r>
          <w:rPr>
            <w:rFonts w:hint="eastAsia" w:ascii="宋体" w:hAnsi="宋体" w:eastAsia="宋体"/>
            <w:b/>
            <w:bCs/>
            <w:szCs w:val="21"/>
            <w:lang w:val="en-US" w:eastAsia="zh-CN"/>
          </w:rPr>
          <w:t>6</w:t>
        </w:r>
      </w:ins>
      <w:r>
        <w:rPr>
          <w:rFonts w:hint="eastAsia" w:ascii="宋体" w:hAnsi="宋体" w:eastAsia="宋体"/>
          <w:b/>
          <w:bCs/>
          <w:szCs w:val="21"/>
        </w:rPr>
        <w:t>所示：</w:t>
      </w:r>
    </w:p>
    <w:p w14:paraId="2422C0CA">
      <w:pPr>
        <w:spacing w:line="360" w:lineRule="auto"/>
        <w:jc w:val="center"/>
        <w:rPr>
          <w:rFonts w:hint="eastAsia" w:ascii="宋体" w:hAnsi="宋体" w:eastAsia="宋体"/>
          <w:szCs w:val="21"/>
        </w:rPr>
      </w:pPr>
      <w:r>
        <w:rPr>
          <w:rFonts w:ascii="宋体" w:hAnsi="宋体" w:eastAsia="宋体"/>
          <w:szCs w:val="21"/>
        </w:rPr>
        <w:t>表3.2.</w:t>
      </w:r>
      <w:del w:id="517" w:author="fish [2]" w:date="2025-11-15T21:41:10Z">
        <w:r>
          <w:rPr>
            <w:rFonts w:hint="default" w:ascii="宋体" w:hAnsi="宋体" w:eastAsia="宋体"/>
            <w:szCs w:val="21"/>
            <w:lang w:val="en-US"/>
          </w:rPr>
          <w:delText>5</w:delText>
        </w:r>
      </w:del>
      <w:ins w:id="518" w:author="fish [2]" w:date="2025-11-15T21:41:10Z">
        <w:r>
          <w:rPr>
            <w:rFonts w:hint="eastAsia" w:ascii="宋体" w:hAnsi="宋体" w:eastAsia="宋体"/>
            <w:szCs w:val="21"/>
            <w:lang w:val="en-US" w:eastAsia="zh-CN"/>
          </w:rPr>
          <w:t>6</w:t>
        </w:r>
      </w:ins>
      <w:r>
        <w:rPr>
          <w:rFonts w:ascii="宋体" w:hAnsi="宋体" w:eastAsia="宋体"/>
          <w:szCs w:val="21"/>
        </w:rPr>
        <w:t xml:space="preserve"> </w:t>
      </w:r>
      <w:r>
        <w:rPr>
          <w:rFonts w:hint="eastAsia" w:ascii="宋体" w:hAnsi="宋体" w:eastAsia="宋体"/>
          <w:szCs w:val="21"/>
        </w:rPr>
        <w:t>Fields</w:t>
      </w:r>
      <w:r>
        <w:rPr>
          <w:rFonts w:ascii="宋体" w:hAnsi="宋体" w:eastAsia="宋体"/>
          <w:szCs w:val="21"/>
        </w:rPr>
        <w:t>类操作表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3102"/>
        <w:gridCol w:w="1438"/>
      </w:tblGrid>
      <w:tr w14:paraId="761AE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644AD3AE">
            <w:pPr>
              <w:spacing w:line="360" w:lineRule="auto"/>
              <w:jc w:val="center"/>
              <w:rPr>
                <w:rFonts w:hint="eastAsia" w:ascii="宋体" w:hAnsi="宋体" w:eastAsia="宋体"/>
                <w:szCs w:val="21"/>
              </w:rPr>
            </w:pPr>
            <w:r>
              <w:rPr>
                <w:rFonts w:ascii="宋体" w:hAnsi="宋体" w:eastAsia="宋体"/>
                <w:szCs w:val="21"/>
              </w:rPr>
              <w:t>中文名</w:t>
            </w:r>
          </w:p>
        </w:tc>
        <w:tc>
          <w:tcPr>
            <w:tcW w:w="3102" w:type="dxa"/>
            <w:tcBorders>
              <w:top w:val="single" w:color="auto" w:sz="4" w:space="0"/>
              <w:left w:val="single" w:color="auto" w:sz="4" w:space="0"/>
              <w:bottom w:val="single" w:color="auto" w:sz="4" w:space="0"/>
              <w:right w:val="single" w:color="auto" w:sz="4" w:space="0"/>
            </w:tcBorders>
          </w:tcPr>
          <w:p w14:paraId="25A7B34C">
            <w:pPr>
              <w:spacing w:line="360" w:lineRule="auto"/>
              <w:jc w:val="center"/>
              <w:rPr>
                <w:rFonts w:hint="eastAsia" w:ascii="宋体" w:hAnsi="宋体" w:eastAsia="宋体"/>
                <w:szCs w:val="21"/>
              </w:rPr>
            </w:pPr>
            <w:r>
              <w:rPr>
                <w:rFonts w:ascii="宋体" w:hAnsi="宋体" w:eastAsia="宋体"/>
                <w:szCs w:val="21"/>
              </w:rPr>
              <w:t>英文名</w:t>
            </w:r>
          </w:p>
        </w:tc>
        <w:tc>
          <w:tcPr>
            <w:tcW w:w="1438" w:type="dxa"/>
            <w:tcBorders>
              <w:top w:val="single" w:color="auto" w:sz="4" w:space="0"/>
              <w:left w:val="single" w:color="auto" w:sz="4" w:space="0"/>
              <w:bottom w:val="single" w:color="auto" w:sz="4" w:space="0"/>
              <w:right w:val="single" w:color="auto" w:sz="4" w:space="0"/>
            </w:tcBorders>
          </w:tcPr>
          <w:p w14:paraId="2D963278">
            <w:pPr>
              <w:spacing w:line="360" w:lineRule="auto"/>
              <w:jc w:val="center"/>
              <w:rPr>
                <w:rFonts w:hint="eastAsia" w:ascii="宋体" w:hAnsi="宋体" w:eastAsia="宋体"/>
                <w:szCs w:val="21"/>
              </w:rPr>
            </w:pPr>
            <w:r>
              <w:rPr>
                <w:rFonts w:ascii="宋体" w:hAnsi="宋体" w:eastAsia="宋体"/>
                <w:szCs w:val="21"/>
              </w:rPr>
              <w:t>返回值类型</w:t>
            </w:r>
          </w:p>
        </w:tc>
      </w:tr>
      <w:tr w14:paraId="334F8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0022EC69">
            <w:pPr>
              <w:spacing w:line="360" w:lineRule="auto"/>
              <w:jc w:val="center"/>
              <w:rPr>
                <w:rFonts w:hint="eastAsia" w:ascii="宋体" w:hAnsi="宋体" w:eastAsia="宋体"/>
                <w:szCs w:val="21"/>
              </w:rPr>
            </w:pPr>
            <w:r>
              <w:rPr>
                <w:rFonts w:hint="eastAsia" w:ascii="宋体" w:hAnsi="宋体" w:eastAsia="宋体"/>
                <w:szCs w:val="21"/>
              </w:rPr>
              <w:t>添加场地</w:t>
            </w:r>
          </w:p>
        </w:tc>
        <w:tc>
          <w:tcPr>
            <w:tcW w:w="3102" w:type="dxa"/>
            <w:tcBorders>
              <w:top w:val="single" w:color="auto" w:sz="4" w:space="0"/>
              <w:left w:val="single" w:color="auto" w:sz="4" w:space="0"/>
              <w:bottom w:val="single" w:color="auto" w:sz="4" w:space="0"/>
              <w:right w:val="single" w:color="auto" w:sz="4" w:space="0"/>
            </w:tcBorders>
          </w:tcPr>
          <w:p w14:paraId="56D43942">
            <w:pPr>
              <w:spacing w:line="360" w:lineRule="auto"/>
              <w:jc w:val="center"/>
              <w:rPr>
                <w:rFonts w:hint="eastAsia" w:ascii="宋体" w:hAnsi="宋体" w:eastAsia="宋体"/>
                <w:szCs w:val="21"/>
              </w:rPr>
            </w:pPr>
            <w:r>
              <w:rPr>
                <w:rFonts w:hint="eastAsia" w:ascii="宋体" w:hAnsi="宋体" w:eastAsia="宋体"/>
                <w:szCs w:val="21"/>
              </w:rPr>
              <w:t>addField()</w:t>
            </w:r>
          </w:p>
        </w:tc>
        <w:tc>
          <w:tcPr>
            <w:tcW w:w="1438" w:type="dxa"/>
            <w:tcBorders>
              <w:top w:val="single" w:color="auto" w:sz="4" w:space="0"/>
              <w:left w:val="single" w:color="auto" w:sz="4" w:space="0"/>
              <w:bottom w:val="single" w:color="auto" w:sz="4" w:space="0"/>
              <w:right w:val="single" w:color="auto" w:sz="4" w:space="0"/>
            </w:tcBorders>
          </w:tcPr>
          <w:p w14:paraId="26A56CE6">
            <w:pPr>
              <w:spacing w:line="360" w:lineRule="auto"/>
              <w:jc w:val="center"/>
              <w:rPr>
                <w:rFonts w:hint="eastAsia" w:ascii="宋体" w:hAnsi="宋体" w:eastAsia="宋体"/>
                <w:szCs w:val="21"/>
              </w:rPr>
            </w:pPr>
            <w:r>
              <w:rPr>
                <w:rFonts w:hint="eastAsia" w:ascii="宋体" w:hAnsi="宋体" w:eastAsia="宋体"/>
                <w:szCs w:val="21"/>
              </w:rPr>
              <w:t>bool</w:t>
            </w:r>
          </w:p>
        </w:tc>
      </w:tr>
      <w:tr w14:paraId="60F99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0CDC39C8">
            <w:pPr>
              <w:spacing w:line="360" w:lineRule="auto"/>
              <w:jc w:val="center"/>
              <w:rPr>
                <w:rFonts w:hint="eastAsia" w:ascii="宋体" w:hAnsi="宋体" w:eastAsia="宋体"/>
                <w:szCs w:val="21"/>
              </w:rPr>
            </w:pPr>
            <w:r>
              <w:rPr>
                <w:rFonts w:hint="eastAsia" w:ascii="宋体" w:hAnsi="宋体" w:eastAsia="宋体"/>
                <w:szCs w:val="21"/>
              </w:rPr>
              <w:t>删除场地</w:t>
            </w:r>
          </w:p>
        </w:tc>
        <w:tc>
          <w:tcPr>
            <w:tcW w:w="3102" w:type="dxa"/>
            <w:tcBorders>
              <w:top w:val="single" w:color="auto" w:sz="4" w:space="0"/>
              <w:left w:val="single" w:color="auto" w:sz="4" w:space="0"/>
              <w:bottom w:val="single" w:color="auto" w:sz="4" w:space="0"/>
              <w:right w:val="single" w:color="auto" w:sz="4" w:space="0"/>
            </w:tcBorders>
          </w:tcPr>
          <w:p w14:paraId="77A16CAB">
            <w:pPr>
              <w:spacing w:line="360" w:lineRule="auto"/>
              <w:jc w:val="center"/>
              <w:rPr>
                <w:rFonts w:hint="eastAsia" w:ascii="宋体" w:hAnsi="宋体" w:eastAsia="宋体"/>
                <w:szCs w:val="21"/>
              </w:rPr>
            </w:pPr>
            <w:r>
              <w:rPr>
                <w:rFonts w:hint="eastAsia" w:ascii="宋体" w:hAnsi="宋体" w:eastAsia="宋体"/>
                <w:szCs w:val="21"/>
              </w:rPr>
              <w:t>deleteField()</w:t>
            </w:r>
          </w:p>
        </w:tc>
        <w:tc>
          <w:tcPr>
            <w:tcW w:w="1438" w:type="dxa"/>
            <w:tcBorders>
              <w:top w:val="single" w:color="auto" w:sz="4" w:space="0"/>
              <w:left w:val="single" w:color="auto" w:sz="4" w:space="0"/>
              <w:bottom w:val="single" w:color="auto" w:sz="4" w:space="0"/>
              <w:right w:val="single" w:color="auto" w:sz="4" w:space="0"/>
            </w:tcBorders>
          </w:tcPr>
          <w:p w14:paraId="06D2D31C">
            <w:pPr>
              <w:spacing w:line="360" w:lineRule="auto"/>
              <w:jc w:val="center"/>
              <w:rPr>
                <w:rFonts w:hint="eastAsia" w:ascii="宋体" w:hAnsi="宋体" w:eastAsia="宋体"/>
                <w:szCs w:val="21"/>
              </w:rPr>
            </w:pPr>
            <w:r>
              <w:rPr>
                <w:rFonts w:hint="eastAsia" w:ascii="宋体" w:hAnsi="宋体" w:eastAsia="宋体"/>
                <w:szCs w:val="21"/>
              </w:rPr>
              <w:t>bool</w:t>
            </w:r>
          </w:p>
        </w:tc>
      </w:tr>
      <w:tr w14:paraId="12A6B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6324F07D">
            <w:pPr>
              <w:spacing w:line="360" w:lineRule="auto"/>
              <w:jc w:val="center"/>
              <w:rPr>
                <w:rFonts w:hint="eastAsia" w:ascii="宋体" w:hAnsi="宋体" w:eastAsia="宋体"/>
                <w:szCs w:val="21"/>
              </w:rPr>
            </w:pPr>
            <w:r>
              <w:rPr>
                <w:rFonts w:hint="eastAsia" w:ascii="宋体" w:hAnsi="宋体" w:eastAsia="宋体"/>
                <w:szCs w:val="21"/>
              </w:rPr>
              <w:t>返回场地ID</w:t>
            </w:r>
          </w:p>
        </w:tc>
        <w:tc>
          <w:tcPr>
            <w:tcW w:w="3102" w:type="dxa"/>
            <w:tcBorders>
              <w:top w:val="single" w:color="auto" w:sz="4" w:space="0"/>
              <w:left w:val="single" w:color="auto" w:sz="4" w:space="0"/>
              <w:bottom w:val="single" w:color="auto" w:sz="4" w:space="0"/>
              <w:right w:val="single" w:color="auto" w:sz="4" w:space="0"/>
            </w:tcBorders>
          </w:tcPr>
          <w:p w14:paraId="1B2AD849">
            <w:pPr>
              <w:spacing w:line="360" w:lineRule="auto"/>
              <w:jc w:val="center"/>
              <w:rPr>
                <w:rFonts w:hint="eastAsia" w:ascii="宋体" w:hAnsi="宋体" w:eastAsia="宋体"/>
                <w:szCs w:val="21"/>
              </w:rPr>
            </w:pPr>
            <w:r>
              <w:rPr>
                <w:rFonts w:hint="eastAsia" w:ascii="宋体" w:hAnsi="宋体" w:eastAsia="宋体"/>
                <w:szCs w:val="21"/>
              </w:rPr>
              <w:t>getFieldId()</w:t>
            </w:r>
          </w:p>
        </w:tc>
        <w:tc>
          <w:tcPr>
            <w:tcW w:w="1438" w:type="dxa"/>
            <w:tcBorders>
              <w:top w:val="single" w:color="auto" w:sz="4" w:space="0"/>
              <w:left w:val="single" w:color="auto" w:sz="4" w:space="0"/>
              <w:bottom w:val="single" w:color="auto" w:sz="4" w:space="0"/>
              <w:right w:val="single" w:color="auto" w:sz="4" w:space="0"/>
            </w:tcBorders>
          </w:tcPr>
          <w:p w14:paraId="55B81912">
            <w:pPr>
              <w:spacing w:line="360" w:lineRule="auto"/>
              <w:jc w:val="center"/>
              <w:rPr>
                <w:rFonts w:hint="eastAsia" w:ascii="宋体" w:hAnsi="宋体" w:eastAsia="宋体"/>
                <w:szCs w:val="21"/>
              </w:rPr>
            </w:pPr>
            <w:r>
              <w:rPr>
                <w:rFonts w:hint="eastAsia" w:ascii="宋体" w:hAnsi="宋体" w:eastAsia="宋体"/>
                <w:szCs w:val="21"/>
              </w:rPr>
              <w:t>varchar</w:t>
            </w:r>
          </w:p>
        </w:tc>
      </w:tr>
      <w:tr w14:paraId="2C1AF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2194A95B">
            <w:pPr>
              <w:spacing w:line="360" w:lineRule="auto"/>
              <w:jc w:val="center"/>
              <w:rPr>
                <w:rFonts w:hint="eastAsia" w:ascii="宋体" w:hAnsi="宋体" w:eastAsia="宋体"/>
                <w:szCs w:val="21"/>
              </w:rPr>
            </w:pPr>
            <w:r>
              <w:rPr>
                <w:rFonts w:hint="eastAsia" w:ascii="宋体" w:hAnsi="宋体" w:eastAsia="宋体"/>
                <w:szCs w:val="21"/>
              </w:rPr>
              <w:t>设置场地ID</w:t>
            </w:r>
          </w:p>
        </w:tc>
        <w:tc>
          <w:tcPr>
            <w:tcW w:w="3102" w:type="dxa"/>
            <w:tcBorders>
              <w:top w:val="single" w:color="auto" w:sz="4" w:space="0"/>
              <w:left w:val="single" w:color="auto" w:sz="4" w:space="0"/>
              <w:bottom w:val="single" w:color="auto" w:sz="4" w:space="0"/>
              <w:right w:val="single" w:color="auto" w:sz="4" w:space="0"/>
            </w:tcBorders>
          </w:tcPr>
          <w:p w14:paraId="5F31C7AC">
            <w:pPr>
              <w:spacing w:line="360" w:lineRule="auto"/>
              <w:jc w:val="center"/>
              <w:rPr>
                <w:rFonts w:hint="eastAsia" w:ascii="宋体" w:hAnsi="宋体" w:eastAsia="宋体"/>
                <w:szCs w:val="21"/>
              </w:rPr>
            </w:pPr>
            <w:r>
              <w:rPr>
                <w:rFonts w:hint="eastAsia" w:ascii="宋体" w:hAnsi="宋体" w:eastAsia="宋体"/>
                <w:szCs w:val="21"/>
              </w:rPr>
              <w:t>setFieldId()</w:t>
            </w:r>
          </w:p>
        </w:tc>
        <w:tc>
          <w:tcPr>
            <w:tcW w:w="1438" w:type="dxa"/>
            <w:tcBorders>
              <w:top w:val="single" w:color="auto" w:sz="4" w:space="0"/>
              <w:left w:val="single" w:color="auto" w:sz="4" w:space="0"/>
              <w:bottom w:val="single" w:color="auto" w:sz="4" w:space="0"/>
              <w:right w:val="single" w:color="auto" w:sz="4" w:space="0"/>
            </w:tcBorders>
          </w:tcPr>
          <w:p w14:paraId="13C5F37E">
            <w:pPr>
              <w:spacing w:line="360" w:lineRule="auto"/>
              <w:jc w:val="center"/>
              <w:rPr>
                <w:rFonts w:hint="eastAsia" w:ascii="宋体" w:hAnsi="宋体" w:eastAsia="宋体"/>
                <w:szCs w:val="21"/>
              </w:rPr>
            </w:pPr>
            <w:r>
              <w:rPr>
                <w:rFonts w:hint="eastAsia" w:ascii="宋体" w:hAnsi="宋体" w:eastAsia="宋体"/>
                <w:szCs w:val="21"/>
              </w:rPr>
              <w:t>bool</w:t>
            </w:r>
          </w:p>
        </w:tc>
      </w:tr>
      <w:tr w14:paraId="5D5C4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04" w:type="dxa"/>
            <w:tcBorders>
              <w:top w:val="single" w:color="auto" w:sz="4" w:space="0"/>
              <w:left w:val="single" w:color="auto" w:sz="4" w:space="0"/>
              <w:bottom w:val="single" w:color="auto" w:sz="4" w:space="0"/>
              <w:right w:val="single" w:color="auto" w:sz="4" w:space="0"/>
            </w:tcBorders>
          </w:tcPr>
          <w:p w14:paraId="20DEAE20">
            <w:pPr>
              <w:spacing w:line="360" w:lineRule="auto"/>
              <w:jc w:val="center"/>
              <w:rPr>
                <w:rFonts w:hint="eastAsia" w:ascii="宋体" w:hAnsi="宋体" w:eastAsia="宋体"/>
                <w:szCs w:val="21"/>
              </w:rPr>
            </w:pPr>
            <w:r>
              <w:rPr>
                <w:rFonts w:hint="eastAsia" w:ascii="宋体" w:hAnsi="宋体" w:eastAsia="宋体"/>
                <w:szCs w:val="21"/>
              </w:rPr>
              <w:t>返回所属场馆ID</w:t>
            </w:r>
          </w:p>
        </w:tc>
        <w:tc>
          <w:tcPr>
            <w:tcW w:w="3102" w:type="dxa"/>
            <w:tcBorders>
              <w:top w:val="single" w:color="auto" w:sz="4" w:space="0"/>
              <w:left w:val="single" w:color="auto" w:sz="4" w:space="0"/>
              <w:bottom w:val="single" w:color="auto" w:sz="4" w:space="0"/>
              <w:right w:val="single" w:color="auto" w:sz="4" w:space="0"/>
            </w:tcBorders>
          </w:tcPr>
          <w:p w14:paraId="19CAD253">
            <w:pPr>
              <w:spacing w:line="360" w:lineRule="auto"/>
              <w:jc w:val="center"/>
              <w:rPr>
                <w:rFonts w:hint="eastAsia" w:ascii="宋体" w:hAnsi="宋体" w:eastAsia="宋体"/>
                <w:szCs w:val="21"/>
              </w:rPr>
            </w:pPr>
            <w:r>
              <w:rPr>
                <w:rFonts w:hint="eastAsia" w:ascii="宋体" w:hAnsi="宋体" w:eastAsia="宋体"/>
                <w:szCs w:val="21"/>
              </w:rPr>
              <w:t>getSourceStadiumId()</w:t>
            </w:r>
          </w:p>
        </w:tc>
        <w:tc>
          <w:tcPr>
            <w:tcW w:w="1438" w:type="dxa"/>
            <w:tcBorders>
              <w:top w:val="single" w:color="auto" w:sz="4" w:space="0"/>
              <w:left w:val="single" w:color="auto" w:sz="4" w:space="0"/>
              <w:bottom w:val="single" w:color="auto" w:sz="4" w:space="0"/>
              <w:right w:val="single" w:color="auto" w:sz="4" w:space="0"/>
            </w:tcBorders>
          </w:tcPr>
          <w:p w14:paraId="14F385AF">
            <w:pPr>
              <w:spacing w:line="360" w:lineRule="auto"/>
              <w:jc w:val="center"/>
              <w:rPr>
                <w:rFonts w:hint="eastAsia" w:ascii="宋体" w:hAnsi="宋体" w:eastAsia="宋体"/>
                <w:szCs w:val="21"/>
              </w:rPr>
            </w:pPr>
            <w:r>
              <w:rPr>
                <w:rFonts w:hint="eastAsia" w:ascii="宋体" w:hAnsi="宋体" w:eastAsia="宋体"/>
                <w:szCs w:val="21"/>
              </w:rPr>
              <w:t>varchar</w:t>
            </w:r>
          </w:p>
        </w:tc>
      </w:tr>
      <w:tr w14:paraId="33E29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374F4430">
            <w:pPr>
              <w:spacing w:line="360" w:lineRule="auto"/>
              <w:jc w:val="center"/>
              <w:rPr>
                <w:rFonts w:hint="eastAsia" w:ascii="宋体" w:hAnsi="宋体" w:eastAsia="宋体"/>
                <w:szCs w:val="21"/>
              </w:rPr>
            </w:pPr>
            <w:r>
              <w:rPr>
                <w:rFonts w:hint="eastAsia" w:ascii="宋体" w:hAnsi="宋体" w:eastAsia="宋体"/>
                <w:szCs w:val="21"/>
              </w:rPr>
              <w:t>返回场馆类型</w:t>
            </w:r>
          </w:p>
        </w:tc>
        <w:tc>
          <w:tcPr>
            <w:tcW w:w="3102" w:type="dxa"/>
            <w:tcBorders>
              <w:top w:val="single" w:color="auto" w:sz="4" w:space="0"/>
              <w:left w:val="single" w:color="auto" w:sz="4" w:space="0"/>
              <w:bottom w:val="single" w:color="auto" w:sz="4" w:space="0"/>
              <w:right w:val="single" w:color="auto" w:sz="4" w:space="0"/>
            </w:tcBorders>
          </w:tcPr>
          <w:p w14:paraId="76F7B8D4">
            <w:pPr>
              <w:spacing w:line="360" w:lineRule="auto"/>
              <w:jc w:val="center"/>
              <w:rPr>
                <w:rFonts w:hint="eastAsia" w:ascii="宋体" w:hAnsi="宋体" w:eastAsia="宋体"/>
                <w:szCs w:val="21"/>
              </w:rPr>
            </w:pPr>
            <w:r>
              <w:rPr>
                <w:rFonts w:hint="eastAsia" w:ascii="宋体" w:hAnsi="宋体" w:eastAsia="宋体"/>
                <w:szCs w:val="21"/>
              </w:rPr>
              <w:t>getFieldType()</w:t>
            </w:r>
          </w:p>
        </w:tc>
        <w:tc>
          <w:tcPr>
            <w:tcW w:w="1438" w:type="dxa"/>
            <w:tcBorders>
              <w:top w:val="single" w:color="auto" w:sz="4" w:space="0"/>
              <w:left w:val="single" w:color="auto" w:sz="4" w:space="0"/>
              <w:bottom w:val="single" w:color="auto" w:sz="4" w:space="0"/>
              <w:right w:val="single" w:color="auto" w:sz="4" w:space="0"/>
            </w:tcBorders>
          </w:tcPr>
          <w:p w14:paraId="187AA397">
            <w:pPr>
              <w:spacing w:line="360" w:lineRule="auto"/>
              <w:jc w:val="center"/>
              <w:rPr>
                <w:rFonts w:hint="eastAsia" w:ascii="宋体" w:hAnsi="宋体" w:eastAsia="宋体"/>
                <w:szCs w:val="21"/>
              </w:rPr>
            </w:pPr>
            <w:r>
              <w:rPr>
                <w:rFonts w:hint="eastAsia" w:ascii="宋体" w:hAnsi="宋体" w:eastAsia="宋体"/>
                <w:szCs w:val="21"/>
              </w:rPr>
              <w:t>varchar</w:t>
            </w:r>
          </w:p>
        </w:tc>
      </w:tr>
      <w:tr w14:paraId="3058D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16557E8D">
            <w:pPr>
              <w:spacing w:line="360" w:lineRule="auto"/>
              <w:jc w:val="center"/>
              <w:rPr>
                <w:rFonts w:hint="eastAsia" w:ascii="宋体" w:hAnsi="宋体" w:eastAsia="宋体"/>
                <w:szCs w:val="21"/>
              </w:rPr>
            </w:pPr>
            <w:r>
              <w:rPr>
                <w:rFonts w:hint="eastAsia" w:ascii="宋体" w:hAnsi="宋体" w:eastAsia="宋体"/>
                <w:szCs w:val="21"/>
              </w:rPr>
              <w:t>设置场馆类型</w:t>
            </w:r>
          </w:p>
        </w:tc>
        <w:tc>
          <w:tcPr>
            <w:tcW w:w="3102" w:type="dxa"/>
            <w:tcBorders>
              <w:top w:val="single" w:color="auto" w:sz="4" w:space="0"/>
              <w:left w:val="single" w:color="auto" w:sz="4" w:space="0"/>
              <w:bottom w:val="single" w:color="auto" w:sz="4" w:space="0"/>
              <w:right w:val="single" w:color="auto" w:sz="4" w:space="0"/>
            </w:tcBorders>
          </w:tcPr>
          <w:p w14:paraId="68E4AEED">
            <w:pPr>
              <w:spacing w:line="360" w:lineRule="auto"/>
              <w:jc w:val="center"/>
              <w:rPr>
                <w:rFonts w:hint="eastAsia" w:ascii="宋体" w:hAnsi="宋体" w:eastAsia="宋体"/>
                <w:szCs w:val="21"/>
              </w:rPr>
            </w:pPr>
            <w:r>
              <w:rPr>
                <w:rFonts w:hint="eastAsia" w:ascii="宋体" w:hAnsi="宋体" w:eastAsia="宋体"/>
                <w:szCs w:val="21"/>
              </w:rPr>
              <w:t>setFieldType()</w:t>
            </w:r>
          </w:p>
        </w:tc>
        <w:tc>
          <w:tcPr>
            <w:tcW w:w="1438" w:type="dxa"/>
            <w:tcBorders>
              <w:top w:val="single" w:color="auto" w:sz="4" w:space="0"/>
              <w:left w:val="single" w:color="auto" w:sz="4" w:space="0"/>
              <w:bottom w:val="single" w:color="auto" w:sz="4" w:space="0"/>
              <w:right w:val="single" w:color="auto" w:sz="4" w:space="0"/>
            </w:tcBorders>
          </w:tcPr>
          <w:p w14:paraId="2817B3C8">
            <w:pPr>
              <w:spacing w:line="360" w:lineRule="auto"/>
              <w:jc w:val="center"/>
              <w:rPr>
                <w:rFonts w:hint="eastAsia" w:ascii="宋体" w:hAnsi="宋体" w:eastAsia="宋体"/>
                <w:szCs w:val="21"/>
              </w:rPr>
            </w:pPr>
            <w:r>
              <w:rPr>
                <w:rFonts w:hint="eastAsia" w:ascii="宋体" w:hAnsi="宋体" w:eastAsia="宋体"/>
                <w:szCs w:val="21"/>
              </w:rPr>
              <w:t>bool</w:t>
            </w:r>
          </w:p>
        </w:tc>
      </w:tr>
      <w:tr w14:paraId="7AB93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5B85AFD8">
            <w:pPr>
              <w:spacing w:line="360" w:lineRule="auto"/>
              <w:jc w:val="center"/>
              <w:rPr>
                <w:rFonts w:hint="eastAsia" w:ascii="宋体" w:hAnsi="宋体" w:eastAsia="宋体"/>
                <w:szCs w:val="21"/>
              </w:rPr>
            </w:pPr>
            <w:r>
              <w:rPr>
                <w:rFonts w:hint="eastAsia" w:ascii="宋体" w:hAnsi="宋体" w:eastAsia="宋体"/>
                <w:szCs w:val="21"/>
              </w:rPr>
              <w:t>返回开放时段</w:t>
            </w:r>
          </w:p>
        </w:tc>
        <w:tc>
          <w:tcPr>
            <w:tcW w:w="3102" w:type="dxa"/>
            <w:tcBorders>
              <w:top w:val="single" w:color="auto" w:sz="4" w:space="0"/>
              <w:left w:val="single" w:color="auto" w:sz="4" w:space="0"/>
              <w:bottom w:val="single" w:color="auto" w:sz="4" w:space="0"/>
              <w:right w:val="single" w:color="auto" w:sz="4" w:space="0"/>
            </w:tcBorders>
          </w:tcPr>
          <w:p w14:paraId="32B7C577">
            <w:pPr>
              <w:spacing w:line="360" w:lineRule="auto"/>
              <w:jc w:val="center"/>
              <w:rPr>
                <w:rFonts w:hint="eastAsia" w:ascii="宋体" w:hAnsi="宋体" w:eastAsia="宋体"/>
                <w:szCs w:val="21"/>
              </w:rPr>
            </w:pPr>
            <w:r>
              <w:rPr>
                <w:rFonts w:hint="eastAsia" w:ascii="宋体" w:hAnsi="宋体" w:eastAsia="宋体"/>
                <w:szCs w:val="21"/>
              </w:rPr>
              <w:t>getOpenTime()</w:t>
            </w:r>
          </w:p>
        </w:tc>
        <w:tc>
          <w:tcPr>
            <w:tcW w:w="1438" w:type="dxa"/>
            <w:tcBorders>
              <w:top w:val="single" w:color="auto" w:sz="4" w:space="0"/>
              <w:left w:val="single" w:color="auto" w:sz="4" w:space="0"/>
              <w:bottom w:val="single" w:color="auto" w:sz="4" w:space="0"/>
              <w:right w:val="single" w:color="auto" w:sz="4" w:space="0"/>
            </w:tcBorders>
          </w:tcPr>
          <w:p w14:paraId="4F1F3175">
            <w:pPr>
              <w:spacing w:line="360" w:lineRule="auto"/>
              <w:jc w:val="center"/>
              <w:rPr>
                <w:rFonts w:hint="eastAsia" w:ascii="宋体" w:hAnsi="宋体" w:eastAsia="宋体"/>
                <w:szCs w:val="21"/>
              </w:rPr>
            </w:pPr>
            <w:r>
              <w:rPr>
                <w:rFonts w:hint="eastAsia" w:ascii="宋体" w:hAnsi="宋体" w:eastAsia="宋体"/>
                <w:szCs w:val="21"/>
              </w:rPr>
              <w:t>datetime</w:t>
            </w:r>
          </w:p>
        </w:tc>
      </w:tr>
      <w:tr w14:paraId="653B5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2F767C54">
            <w:pPr>
              <w:spacing w:line="360" w:lineRule="auto"/>
              <w:jc w:val="center"/>
              <w:rPr>
                <w:rFonts w:hint="eastAsia" w:ascii="宋体" w:hAnsi="宋体" w:eastAsia="宋体"/>
                <w:szCs w:val="21"/>
              </w:rPr>
            </w:pPr>
            <w:r>
              <w:rPr>
                <w:rFonts w:hint="eastAsia" w:ascii="宋体" w:hAnsi="宋体" w:eastAsia="宋体"/>
                <w:szCs w:val="21"/>
              </w:rPr>
              <w:t>设置开放时段</w:t>
            </w:r>
          </w:p>
        </w:tc>
        <w:tc>
          <w:tcPr>
            <w:tcW w:w="3102" w:type="dxa"/>
            <w:tcBorders>
              <w:top w:val="single" w:color="auto" w:sz="4" w:space="0"/>
              <w:left w:val="single" w:color="auto" w:sz="4" w:space="0"/>
              <w:bottom w:val="single" w:color="auto" w:sz="4" w:space="0"/>
              <w:right w:val="single" w:color="auto" w:sz="4" w:space="0"/>
            </w:tcBorders>
          </w:tcPr>
          <w:p w14:paraId="6F8C748F">
            <w:pPr>
              <w:spacing w:line="360" w:lineRule="auto"/>
              <w:jc w:val="center"/>
              <w:rPr>
                <w:rFonts w:hint="eastAsia" w:ascii="宋体" w:hAnsi="宋体" w:eastAsia="宋体"/>
                <w:szCs w:val="21"/>
              </w:rPr>
            </w:pPr>
            <w:r>
              <w:rPr>
                <w:rFonts w:hint="eastAsia" w:ascii="宋体" w:hAnsi="宋体" w:eastAsia="宋体"/>
                <w:szCs w:val="21"/>
              </w:rPr>
              <w:t>setOpenTime()</w:t>
            </w:r>
          </w:p>
        </w:tc>
        <w:tc>
          <w:tcPr>
            <w:tcW w:w="1438" w:type="dxa"/>
            <w:tcBorders>
              <w:top w:val="single" w:color="auto" w:sz="4" w:space="0"/>
              <w:left w:val="single" w:color="auto" w:sz="4" w:space="0"/>
              <w:bottom w:val="single" w:color="auto" w:sz="4" w:space="0"/>
              <w:right w:val="single" w:color="auto" w:sz="4" w:space="0"/>
            </w:tcBorders>
          </w:tcPr>
          <w:p w14:paraId="7A608E2D">
            <w:pPr>
              <w:spacing w:line="360" w:lineRule="auto"/>
              <w:jc w:val="center"/>
              <w:rPr>
                <w:rFonts w:hint="eastAsia" w:ascii="宋体" w:hAnsi="宋体" w:eastAsia="宋体"/>
                <w:szCs w:val="21"/>
              </w:rPr>
            </w:pPr>
            <w:r>
              <w:rPr>
                <w:rFonts w:hint="eastAsia" w:ascii="宋体" w:hAnsi="宋体" w:eastAsia="宋体"/>
                <w:szCs w:val="21"/>
              </w:rPr>
              <w:t>bool</w:t>
            </w:r>
          </w:p>
        </w:tc>
      </w:tr>
      <w:tr w14:paraId="64FC0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3118EC1B">
            <w:pPr>
              <w:spacing w:line="360" w:lineRule="auto"/>
              <w:jc w:val="center"/>
              <w:rPr>
                <w:rFonts w:hint="eastAsia" w:ascii="宋体" w:hAnsi="宋体" w:eastAsia="宋体"/>
                <w:szCs w:val="21"/>
              </w:rPr>
            </w:pPr>
            <w:r>
              <w:rPr>
                <w:rFonts w:hint="eastAsia" w:ascii="宋体" w:hAnsi="宋体" w:eastAsia="宋体"/>
                <w:szCs w:val="21"/>
              </w:rPr>
              <w:t>返回开放日期</w:t>
            </w:r>
          </w:p>
        </w:tc>
        <w:tc>
          <w:tcPr>
            <w:tcW w:w="3102" w:type="dxa"/>
            <w:tcBorders>
              <w:top w:val="single" w:color="auto" w:sz="4" w:space="0"/>
              <w:left w:val="single" w:color="auto" w:sz="4" w:space="0"/>
              <w:bottom w:val="single" w:color="auto" w:sz="4" w:space="0"/>
              <w:right w:val="single" w:color="auto" w:sz="4" w:space="0"/>
            </w:tcBorders>
          </w:tcPr>
          <w:p w14:paraId="2426A745">
            <w:pPr>
              <w:spacing w:line="360" w:lineRule="auto"/>
              <w:jc w:val="center"/>
              <w:rPr>
                <w:rFonts w:hint="eastAsia" w:ascii="宋体" w:hAnsi="宋体" w:eastAsia="宋体"/>
                <w:szCs w:val="21"/>
              </w:rPr>
            </w:pPr>
            <w:r>
              <w:rPr>
                <w:rFonts w:hint="eastAsia" w:ascii="宋体" w:hAnsi="宋体" w:eastAsia="宋体"/>
                <w:szCs w:val="21"/>
              </w:rPr>
              <w:t>getOpenDate()</w:t>
            </w:r>
          </w:p>
        </w:tc>
        <w:tc>
          <w:tcPr>
            <w:tcW w:w="1438" w:type="dxa"/>
            <w:tcBorders>
              <w:top w:val="single" w:color="auto" w:sz="4" w:space="0"/>
              <w:left w:val="single" w:color="auto" w:sz="4" w:space="0"/>
              <w:bottom w:val="single" w:color="auto" w:sz="4" w:space="0"/>
              <w:right w:val="single" w:color="auto" w:sz="4" w:space="0"/>
            </w:tcBorders>
          </w:tcPr>
          <w:p w14:paraId="79EBC546">
            <w:pPr>
              <w:spacing w:line="360" w:lineRule="auto"/>
              <w:jc w:val="center"/>
              <w:rPr>
                <w:rFonts w:hint="eastAsia" w:ascii="宋体" w:hAnsi="宋体" w:eastAsia="宋体"/>
                <w:szCs w:val="21"/>
              </w:rPr>
            </w:pPr>
            <w:r>
              <w:rPr>
                <w:rFonts w:hint="eastAsia" w:ascii="宋体" w:hAnsi="宋体" w:eastAsia="宋体"/>
                <w:szCs w:val="21"/>
              </w:rPr>
              <w:t>datetime</w:t>
            </w:r>
          </w:p>
        </w:tc>
      </w:tr>
      <w:tr w14:paraId="6941F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3465930D">
            <w:pPr>
              <w:spacing w:line="360" w:lineRule="auto"/>
              <w:jc w:val="center"/>
              <w:rPr>
                <w:rFonts w:hint="eastAsia" w:ascii="宋体" w:hAnsi="宋体" w:eastAsia="宋体"/>
                <w:szCs w:val="21"/>
              </w:rPr>
            </w:pPr>
            <w:r>
              <w:rPr>
                <w:rFonts w:hint="eastAsia" w:ascii="宋体" w:hAnsi="宋体" w:eastAsia="宋体"/>
                <w:szCs w:val="21"/>
              </w:rPr>
              <w:t>设置开放日期</w:t>
            </w:r>
          </w:p>
        </w:tc>
        <w:tc>
          <w:tcPr>
            <w:tcW w:w="3102" w:type="dxa"/>
            <w:tcBorders>
              <w:top w:val="single" w:color="auto" w:sz="4" w:space="0"/>
              <w:left w:val="single" w:color="auto" w:sz="4" w:space="0"/>
              <w:bottom w:val="single" w:color="auto" w:sz="4" w:space="0"/>
              <w:right w:val="single" w:color="auto" w:sz="4" w:space="0"/>
            </w:tcBorders>
          </w:tcPr>
          <w:p w14:paraId="37C729E6">
            <w:pPr>
              <w:spacing w:line="360" w:lineRule="auto"/>
              <w:jc w:val="center"/>
              <w:rPr>
                <w:rFonts w:hint="eastAsia" w:ascii="宋体" w:hAnsi="宋体" w:eastAsia="宋体"/>
                <w:szCs w:val="21"/>
              </w:rPr>
            </w:pPr>
            <w:r>
              <w:rPr>
                <w:rFonts w:hint="eastAsia" w:ascii="宋体" w:hAnsi="宋体" w:eastAsia="宋体"/>
                <w:szCs w:val="21"/>
              </w:rPr>
              <w:t>setOpenDate()</w:t>
            </w:r>
          </w:p>
        </w:tc>
        <w:tc>
          <w:tcPr>
            <w:tcW w:w="1438" w:type="dxa"/>
            <w:tcBorders>
              <w:top w:val="single" w:color="auto" w:sz="4" w:space="0"/>
              <w:left w:val="single" w:color="auto" w:sz="4" w:space="0"/>
              <w:bottom w:val="single" w:color="auto" w:sz="4" w:space="0"/>
              <w:right w:val="single" w:color="auto" w:sz="4" w:space="0"/>
            </w:tcBorders>
          </w:tcPr>
          <w:p w14:paraId="6E9F1DAA">
            <w:pPr>
              <w:spacing w:line="360" w:lineRule="auto"/>
              <w:jc w:val="center"/>
              <w:rPr>
                <w:rFonts w:hint="eastAsia" w:ascii="宋体" w:hAnsi="宋体" w:eastAsia="宋体"/>
                <w:szCs w:val="21"/>
              </w:rPr>
            </w:pPr>
            <w:r>
              <w:rPr>
                <w:rFonts w:hint="eastAsia" w:ascii="宋体" w:hAnsi="宋体" w:eastAsia="宋体"/>
                <w:szCs w:val="21"/>
              </w:rPr>
              <w:t>bool</w:t>
            </w:r>
          </w:p>
        </w:tc>
      </w:tr>
      <w:tr w14:paraId="7C873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23955342">
            <w:pPr>
              <w:spacing w:line="360" w:lineRule="auto"/>
              <w:jc w:val="center"/>
              <w:rPr>
                <w:rFonts w:hint="eastAsia" w:ascii="宋体" w:hAnsi="宋体" w:eastAsia="宋体"/>
                <w:szCs w:val="21"/>
              </w:rPr>
            </w:pPr>
            <w:r>
              <w:rPr>
                <w:rFonts w:hint="eastAsia" w:ascii="宋体" w:hAnsi="宋体" w:eastAsia="宋体"/>
                <w:szCs w:val="21"/>
              </w:rPr>
              <w:t>返回预约费用</w:t>
            </w:r>
          </w:p>
        </w:tc>
        <w:tc>
          <w:tcPr>
            <w:tcW w:w="3102" w:type="dxa"/>
            <w:tcBorders>
              <w:top w:val="single" w:color="auto" w:sz="4" w:space="0"/>
              <w:left w:val="single" w:color="auto" w:sz="4" w:space="0"/>
              <w:bottom w:val="single" w:color="auto" w:sz="4" w:space="0"/>
              <w:right w:val="single" w:color="auto" w:sz="4" w:space="0"/>
            </w:tcBorders>
          </w:tcPr>
          <w:p w14:paraId="32A7D0A9">
            <w:pPr>
              <w:spacing w:line="360" w:lineRule="auto"/>
              <w:jc w:val="center"/>
              <w:rPr>
                <w:rFonts w:hint="eastAsia" w:ascii="宋体" w:hAnsi="宋体" w:eastAsia="宋体"/>
                <w:szCs w:val="21"/>
              </w:rPr>
            </w:pPr>
            <w:r>
              <w:rPr>
                <w:rFonts w:hint="eastAsia" w:ascii="宋体" w:hAnsi="宋体" w:eastAsia="宋体"/>
                <w:szCs w:val="21"/>
              </w:rPr>
              <w:t>getReserveCost()</w:t>
            </w:r>
          </w:p>
        </w:tc>
        <w:tc>
          <w:tcPr>
            <w:tcW w:w="1438" w:type="dxa"/>
            <w:tcBorders>
              <w:top w:val="single" w:color="auto" w:sz="4" w:space="0"/>
              <w:left w:val="single" w:color="auto" w:sz="4" w:space="0"/>
              <w:bottom w:val="single" w:color="auto" w:sz="4" w:space="0"/>
              <w:right w:val="single" w:color="auto" w:sz="4" w:space="0"/>
            </w:tcBorders>
          </w:tcPr>
          <w:p w14:paraId="6AFCBA62">
            <w:pPr>
              <w:spacing w:line="360" w:lineRule="auto"/>
              <w:jc w:val="center"/>
              <w:rPr>
                <w:rFonts w:hint="eastAsia" w:ascii="宋体" w:hAnsi="宋体" w:eastAsia="宋体"/>
                <w:szCs w:val="21"/>
              </w:rPr>
            </w:pPr>
            <w:r>
              <w:rPr>
                <w:rFonts w:hint="eastAsia" w:ascii="宋体" w:hAnsi="宋体" w:eastAsia="宋体"/>
                <w:szCs w:val="21"/>
              </w:rPr>
              <w:t>Numeric</w:t>
            </w:r>
          </w:p>
        </w:tc>
      </w:tr>
      <w:tr w14:paraId="0E329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6B4AB523">
            <w:pPr>
              <w:spacing w:line="360" w:lineRule="auto"/>
              <w:jc w:val="center"/>
              <w:rPr>
                <w:rFonts w:hint="eastAsia" w:ascii="宋体" w:hAnsi="宋体" w:eastAsia="宋体"/>
                <w:szCs w:val="21"/>
              </w:rPr>
            </w:pPr>
            <w:r>
              <w:rPr>
                <w:rFonts w:hint="eastAsia" w:ascii="宋体" w:hAnsi="宋体" w:eastAsia="宋体"/>
                <w:szCs w:val="21"/>
              </w:rPr>
              <w:t>设置预约费用</w:t>
            </w:r>
          </w:p>
        </w:tc>
        <w:tc>
          <w:tcPr>
            <w:tcW w:w="3102" w:type="dxa"/>
            <w:tcBorders>
              <w:top w:val="single" w:color="auto" w:sz="4" w:space="0"/>
              <w:left w:val="single" w:color="auto" w:sz="4" w:space="0"/>
              <w:bottom w:val="single" w:color="auto" w:sz="4" w:space="0"/>
              <w:right w:val="single" w:color="auto" w:sz="4" w:space="0"/>
            </w:tcBorders>
          </w:tcPr>
          <w:p w14:paraId="2C13E625">
            <w:pPr>
              <w:spacing w:line="360" w:lineRule="auto"/>
              <w:jc w:val="center"/>
              <w:rPr>
                <w:rFonts w:hint="eastAsia" w:ascii="宋体" w:hAnsi="宋体" w:eastAsia="宋体"/>
                <w:szCs w:val="21"/>
              </w:rPr>
            </w:pPr>
            <w:r>
              <w:rPr>
                <w:rFonts w:hint="eastAsia" w:ascii="宋体" w:hAnsi="宋体" w:eastAsia="宋体"/>
                <w:szCs w:val="21"/>
              </w:rPr>
              <w:t>setReserveCost()</w:t>
            </w:r>
          </w:p>
        </w:tc>
        <w:tc>
          <w:tcPr>
            <w:tcW w:w="1438" w:type="dxa"/>
            <w:tcBorders>
              <w:top w:val="single" w:color="auto" w:sz="4" w:space="0"/>
              <w:left w:val="single" w:color="auto" w:sz="4" w:space="0"/>
              <w:bottom w:val="single" w:color="auto" w:sz="4" w:space="0"/>
              <w:right w:val="single" w:color="auto" w:sz="4" w:space="0"/>
            </w:tcBorders>
          </w:tcPr>
          <w:p w14:paraId="1270D89C">
            <w:pPr>
              <w:spacing w:line="360" w:lineRule="auto"/>
              <w:jc w:val="center"/>
              <w:rPr>
                <w:rFonts w:hint="eastAsia" w:ascii="宋体" w:hAnsi="宋体" w:eastAsia="宋体"/>
                <w:szCs w:val="21"/>
              </w:rPr>
            </w:pPr>
            <w:r>
              <w:rPr>
                <w:rFonts w:hint="eastAsia" w:ascii="宋体" w:hAnsi="宋体" w:eastAsia="宋体"/>
                <w:szCs w:val="21"/>
              </w:rPr>
              <w:t>bool</w:t>
            </w:r>
          </w:p>
        </w:tc>
      </w:tr>
      <w:tr w14:paraId="57510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44EC7754">
            <w:pPr>
              <w:spacing w:line="360" w:lineRule="auto"/>
              <w:jc w:val="center"/>
              <w:rPr>
                <w:rFonts w:hint="eastAsia" w:ascii="宋体" w:hAnsi="宋体" w:eastAsia="宋体"/>
                <w:szCs w:val="21"/>
              </w:rPr>
            </w:pPr>
            <w:r>
              <w:rPr>
                <w:rFonts w:hint="eastAsia" w:ascii="宋体" w:hAnsi="宋体" w:eastAsia="宋体"/>
                <w:szCs w:val="21"/>
              </w:rPr>
              <w:t>修改场地信息</w:t>
            </w:r>
          </w:p>
        </w:tc>
        <w:tc>
          <w:tcPr>
            <w:tcW w:w="3102" w:type="dxa"/>
            <w:tcBorders>
              <w:top w:val="single" w:color="auto" w:sz="4" w:space="0"/>
              <w:left w:val="single" w:color="auto" w:sz="4" w:space="0"/>
              <w:bottom w:val="single" w:color="auto" w:sz="4" w:space="0"/>
              <w:right w:val="single" w:color="auto" w:sz="4" w:space="0"/>
            </w:tcBorders>
          </w:tcPr>
          <w:p w14:paraId="3EAAB3D2">
            <w:pPr>
              <w:spacing w:line="360" w:lineRule="auto"/>
              <w:jc w:val="center"/>
              <w:rPr>
                <w:rFonts w:hint="eastAsia" w:ascii="宋体" w:hAnsi="宋体" w:eastAsia="宋体"/>
                <w:szCs w:val="21"/>
              </w:rPr>
            </w:pPr>
            <w:r>
              <w:rPr>
                <w:rFonts w:hint="eastAsia" w:ascii="宋体" w:hAnsi="宋体" w:eastAsia="宋体"/>
                <w:szCs w:val="21"/>
              </w:rPr>
              <w:t>editField()</w:t>
            </w:r>
          </w:p>
        </w:tc>
        <w:tc>
          <w:tcPr>
            <w:tcW w:w="1438" w:type="dxa"/>
            <w:tcBorders>
              <w:top w:val="single" w:color="auto" w:sz="4" w:space="0"/>
              <w:left w:val="single" w:color="auto" w:sz="4" w:space="0"/>
              <w:bottom w:val="single" w:color="auto" w:sz="4" w:space="0"/>
              <w:right w:val="single" w:color="auto" w:sz="4" w:space="0"/>
            </w:tcBorders>
          </w:tcPr>
          <w:p w14:paraId="35C1651E">
            <w:pPr>
              <w:spacing w:line="360" w:lineRule="auto"/>
              <w:jc w:val="center"/>
              <w:rPr>
                <w:rFonts w:hint="eastAsia" w:ascii="宋体" w:hAnsi="宋体" w:eastAsia="宋体"/>
                <w:szCs w:val="21"/>
              </w:rPr>
            </w:pPr>
            <w:r>
              <w:rPr>
                <w:rFonts w:hint="eastAsia" w:ascii="宋体" w:hAnsi="宋体" w:eastAsia="宋体"/>
                <w:szCs w:val="21"/>
              </w:rPr>
              <w:t>bool</w:t>
            </w:r>
          </w:p>
        </w:tc>
      </w:tr>
    </w:tbl>
    <w:p w14:paraId="5A12134A">
      <w:pPr>
        <w:spacing w:line="360" w:lineRule="auto"/>
        <w:jc w:val="center"/>
        <w:rPr>
          <w:rFonts w:hint="eastAsia" w:ascii="宋体" w:hAnsi="宋体" w:eastAsia="宋体"/>
          <w:szCs w:val="21"/>
        </w:rPr>
      </w:pPr>
    </w:p>
    <w:p w14:paraId="027AE1B1">
      <w:pPr>
        <w:spacing w:line="360" w:lineRule="auto"/>
        <w:jc w:val="left"/>
        <w:rPr>
          <w:rFonts w:hint="eastAsia" w:ascii="宋体" w:hAnsi="宋体" w:eastAsia="宋体"/>
          <w:b/>
          <w:bCs/>
          <w:szCs w:val="21"/>
        </w:rPr>
      </w:pPr>
      <w:r>
        <w:rPr>
          <w:rFonts w:hint="eastAsia" w:ascii="宋体" w:hAnsi="宋体" w:eastAsia="宋体"/>
          <w:b/>
          <w:bCs/>
          <w:szCs w:val="21"/>
        </w:rPr>
        <w:t>类名：Period（时段类）</w:t>
      </w:r>
    </w:p>
    <w:p w14:paraId="3F30F4AE">
      <w:pPr>
        <w:spacing w:line="360" w:lineRule="auto"/>
        <w:jc w:val="left"/>
        <w:rPr>
          <w:rFonts w:hint="eastAsia" w:ascii="宋体" w:hAnsi="宋体" w:eastAsia="宋体"/>
          <w:b/>
          <w:bCs/>
          <w:szCs w:val="21"/>
        </w:rPr>
      </w:pPr>
      <w:r>
        <w:rPr>
          <w:rFonts w:hint="eastAsia" w:ascii="宋体" w:hAnsi="宋体" w:eastAsia="宋体"/>
          <w:b/>
          <w:bCs/>
          <w:szCs w:val="21"/>
        </w:rPr>
        <w:t>操作表如表3.2.</w:t>
      </w:r>
      <w:del w:id="519" w:author="fish [2]" w:date="2025-11-15T21:41:12Z">
        <w:r>
          <w:rPr>
            <w:rFonts w:hint="default" w:ascii="宋体" w:hAnsi="宋体" w:eastAsia="宋体"/>
            <w:b/>
            <w:bCs/>
            <w:szCs w:val="21"/>
            <w:lang w:val="en-US"/>
          </w:rPr>
          <w:delText>6</w:delText>
        </w:r>
      </w:del>
      <w:ins w:id="520" w:author="fish [2]" w:date="2025-11-15T21:41:12Z">
        <w:r>
          <w:rPr>
            <w:rFonts w:hint="eastAsia" w:ascii="宋体" w:hAnsi="宋体" w:eastAsia="宋体"/>
            <w:b/>
            <w:bCs/>
            <w:szCs w:val="21"/>
            <w:lang w:val="en-US" w:eastAsia="zh-CN"/>
          </w:rPr>
          <w:t>7</w:t>
        </w:r>
      </w:ins>
      <w:r>
        <w:rPr>
          <w:rFonts w:hint="eastAsia" w:ascii="宋体" w:hAnsi="宋体" w:eastAsia="宋体"/>
          <w:b/>
          <w:bCs/>
          <w:szCs w:val="21"/>
        </w:rPr>
        <w:t>所示：</w:t>
      </w:r>
    </w:p>
    <w:p w14:paraId="54278596">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w:t>
      </w:r>
      <w:r>
        <w:rPr>
          <w:rFonts w:hint="eastAsia" w:ascii="宋体" w:hAnsi="宋体" w:eastAsia="宋体"/>
          <w:szCs w:val="21"/>
        </w:rPr>
        <w:t>2</w:t>
      </w:r>
      <w:r>
        <w:rPr>
          <w:rFonts w:ascii="宋体" w:hAnsi="宋体" w:eastAsia="宋体"/>
          <w:szCs w:val="21"/>
        </w:rPr>
        <w:t>.</w:t>
      </w:r>
      <w:del w:id="521" w:author="fish [2]" w:date="2025-11-15T21:41:14Z">
        <w:r>
          <w:rPr>
            <w:rFonts w:hint="default" w:ascii="宋体" w:hAnsi="宋体" w:eastAsia="宋体"/>
            <w:szCs w:val="21"/>
            <w:lang w:val="en-US"/>
          </w:rPr>
          <w:delText>6</w:delText>
        </w:r>
      </w:del>
      <w:ins w:id="522" w:author="fish [2]" w:date="2025-11-15T21:41:14Z">
        <w:r>
          <w:rPr>
            <w:rFonts w:hint="eastAsia" w:ascii="宋体" w:hAnsi="宋体" w:eastAsia="宋体"/>
            <w:szCs w:val="21"/>
            <w:lang w:val="en-US" w:eastAsia="zh-CN"/>
          </w:rPr>
          <w:t>7</w:t>
        </w:r>
      </w:ins>
      <w:r>
        <w:rPr>
          <w:rFonts w:ascii="宋体" w:hAnsi="宋体" w:eastAsia="宋体"/>
          <w:szCs w:val="21"/>
        </w:rPr>
        <w:t xml:space="preserve"> </w:t>
      </w:r>
      <w:r>
        <w:rPr>
          <w:rFonts w:hint="eastAsia" w:ascii="宋体" w:hAnsi="宋体" w:eastAsia="宋体"/>
          <w:szCs w:val="21"/>
        </w:rPr>
        <w:t>Period类操作表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746"/>
        <w:gridCol w:w="1866"/>
      </w:tblGrid>
      <w:tr w14:paraId="1E816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B3CBC30">
            <w:pPr>
              <w:spacing w:line="360" w:lineRule="auto"/>
              <w:jc w:val="center"/>
              <w:rPr>
                <w:rFonts w:hint="eastAsia" w:ascii="宋体" w:hAnsi="宋体" w:eastAsia="宋体"/>
                <w:szCs w:val="21"/>
              </w:rPr>
            </w:pPr>
            <w:r>
              <w:rPr>
                <w:rFonts w:hint="eastAsia" w:ascii="宋体" w:hAnsi="宋体" w:eastAsia="宋体"/>
                <w:szCs w:val="21"/>
              </w:rPr>
              <w:t>操作名称</w:t>
            </w:r>
          </w:p>
        </w:tc>
        <w:tc>
          <w:tcPr>
            <w:tcW w:w="2746" w:type="dxa"/>
            <w:tcBorders>
              <w:top w:val="single" w:color="auto" w:sz="4" w:space="0"/>
              <w:left w:val="single" w:color="auto" w:sz="4" w:space="0"/>
              <w:bottom w:val="single" w:color="auto" w:sz="4" w:space="0"/>
              <w:right w:val="single" w:color="auto" w:sz="4" w:space="0"/>
            </w:tcBorders>
          </w:tcPr>
          <w:p w14:paraId="340C381B">
            <w:pPr>
              <w:spacing w:line="360" w:lineRule="auto"/>
              <w:jc w:val="center"/>
              <w:rPr>
                <w:rFonts w:hint="eastAsia" w:ascii="宋体" w:hAnsi="宋体" w:eastAsia="宋体"/>
                <w:szCs w:val="21"/>
              </w:rPr>
            </w:pPr>
            <w:r>
              <w:rPr>
                <w:rFonts w:hint="eastAsia" w:ascii="宋体" w:hAnsi="宋体" w:eastAsia="宋体"/>
                <w:szCs w:val="21"/>
              </w:rPr>
              <w:t>函数名</w:t>
            </w:r>
          </w:p>
        </w:tc>
        <w:tc>
          <w:tcPr>
            <w:tcW w:w="1866" w:type="dxa"/>
            <w:tcBorders>
              <w:top w:val="single" w:color="auto" w:sz="4" w:space="0"/>
              <w:left w:val="single" w:color="auto" w:sz="4" w:space="0"/>
              <w:bottom w:val="single" w:color="auto" w:sz="4" w:space="0"/>
              <w:right w:val="single" w:color="auto" w:sz="4" w:space="0"/>
            </w:tcBorders>
          </w:tcPr>
          <w:p w14:paraId="53D14643">
            <w:pPr>
              <w:spacing w:line="360" w:lineRule="auto"/>
              <w:jc w:val="center"/>
              <w:rPr>
                <w:rFonts w:hint="eastAsia" w:ascii="宋体" w:hAnsi="宋体" w:eastAsia="宋体"/>
                <w:szCs w:val="21"/>
              </w:rPr>
            </w:pPr>
            <w:r>
              <w:rPr>
                <w:rFonts w:hint="eastAsia" w:ascii="宋体" w:hAnsi="宋体" w:eastAsia="宋体"/>
                <w:szCs w:val="21"/>
              </w:rPr>
              <w:t>返回值类型</w:t>
            </w:r>
          </w:p>
        </w:tc>
      </w:tr>
      <w:tr w14:paraId="321BF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661D13A2">
            <w:pPr>
              <w:spacing w:line="360" w:lineRule="auto"/>
              <w:jc w:val="center"/>
              <w:rPr>
                <w:rFonts w:hint="eastAsia" w:ascii="宋体" w:hAnsi="宋体" w:eastAsia="宋体"/>
                <w:szCs w:val="21"/>
              </w:rPr>
            </w:pPr>
            <w:r>
              <w:rPr>
                <w:rFonts w:hint="eastAsia" w:ascii="宋体" w:hAnsi="宋体" w:eastAsia="宋体"/>
                <w:szCs w:val="21"/>
              </w:rPr>
              <w:t>添加时段</w:t>
            </w:r>
          </w:p>
        </w:tc>
        <w:tc>
          <w:tcPr>
            <w:tcW w:w="2746" w:type="dxa"/>
            <w:tcBorders>
              <w:top w:val="single" w:color="auto" w:sz="4" w:space="0"/>
              <w:left w:val="single" w:color="auto" w:sz="4" w:space="0"/>
              <w:bottom w:val="single" w:color="auto" w:sz="4" w:space="0"/>
              <w:right w:val="single" w:color="auto" w:sz="4" w:space="0"/>
            </w:tcBorders>
          </w:tcPr>
          <w:p w14:paraId="0487272A">
            <w:pPr>
              <w:spacing w:line="360" w:lineRule="auto"/>
              <w:jc w:val="center"/>
              <w:rPr>
                <w:rFonts w:hint="eastAsia" w:ascii="宋体" w:hAnsi="宋体" w:eastAsia="宋体"/>
                <w:szCs w:val="21"/>
              </w:rPr>
            </w:pPr>
            <w:r>
              <w:rPr>
                <w:rFonts w:hint="eastAsia" w:ascii="宋体" w:hAnsi="宋体" w:eastAsia="宋体"/>
                <w:szCs w:val="21"/>
              </w:rPr>
              <w:t>addPeriod()</w:t>
            </w:r>
          </w:p>
        </w:tc>
        <w:tc>
          <w:tcPr>
            <w:tcW w:w="1866" w:type="dxa"/>
            <w:tcBorders>
              <w:top w:val="single" w:color="auto" w:sz="4" w:space="0"/>
              <w:left w:val="single" w:color="auto" w:sz="4" w:space="0"/>
              <w:bottom w:val="single" w:color="auto" w:sz="4" w:space="0"/>
              <w:right w:val="single" w:color="auto" w:sz="4" w:space="0"/>
            </w:tcBorders>
          </w:tcPr>
          <w:p w14:paraId="4FF62CA8">
            <w:pPr>
              <w:spacing w:line="360" w:lineRule="auto"/>
              <w:jc w:val="center"/>
              <w:rPr>
                <w:rFonts w:hint="eastAsia" w:ascii="宋体" w:hAnsi="宋体" w:eastAsia="宋体"/>
                <w:szCs w:val="21"/>
              </w:rPr>
            </w:pPr>
            <w:r>
              <w:rPr>
                <w:rFonts w:hint="eastAsia" w:ascii="宋体" w:hAnsi="宋体" w:eastAsia="宋体"/>
                <w:szCs w:val="21"/>
              </w:rPr>
              <w:t>bool</w:t>
            </w:r>
          </w:p>
        </w:tc>
      </w:tr>
      <w:tr w14:paraId="4C45B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6E93F37">
            <w:pPr>
              <w:spacing w:line="360" w:lineRule="auto"/>
              <w:jc w:val="center"/>
              <w:rPr>
                <w:rFonts w:hint="eastAsia" w:ascii="宋体" w:hAnsi="宋体" w:eastAsia="宋体"/>
                <w:szCs w:val="21"/>
              </w:rPr>
            </w:pPr>
            <w:r>
              <w:rPr>
                <w:rFonts w:hint="eastAsia" w:ascii="宋体" w:hAnsi="宋体" w:eastAsia="宋体"/>
                <w:szCs w:val="21"/>
              </w:rPr>
              <w:t>删除时段</w:t>
            </w:r>
          </w:p>
        </w:tc>
        <w:tc>
          <w:tcPr>
            <w:tcW w:w="2746" w:type="dxa"/>
            <w:tcBorders>
              <w:top w:val="single" w:color="auto" w:sz="4" w:space="0"/>
              <w:left w:val="single" w:color="auto" w:sz="4" w:space="0"/>
              <w:bottom w:val="single" w:color="auto" w:sz="4" w:space="0"/>
              <w:right w:val="single" w:color="auto" w:sz="4" w:space="0"/>
            </w:tcBorders>
          </w:tcPr>
          <w:p w14:paraId="6D2B242D">
            <w:pPr>
              <w:spacing w:line="360" w:lineRule="auto"/>
              <w:jc w:val="center"/>
              <w:rPr>
                <w:rFonts w:hint="eastAsia" w:ascii="宋体" w:hAnsi="宋体" w:eastAsia="宋体"/>
                <w:szCs w:val="21"/>
              </w:rPr>
            </w:pPr>
            <w:r>
              <w:rPr>
                <w:rFonts w:hint="eastAsia" w:ascii="宋体" w:hAnsi="宋体" w:eastAsia="宋体"/>
                <w:szCs w:val="21"/>
              </w:rPr>
              <w:t>deletePeriod()</w:t>
            </w:r>
          </w:p>
        </w:tc>
        <w:tc>
          <w:tcPr>
            <w:tcW w:w="1866" w:type="dxa"/>
            <w:tcBorders>
              <w:top w:val="single" w:color="auto" w:sz="4" w:space="0"/>
              <w:left w:val="single" w:color="auto" w:sz="4" w:space="0"/>
              <w:bottom w:val="single" w:color="auto" w:sz="4" w:space="0"/>
              <w:right w:val="single" w:color="auto" w:sz="4" w:space="0"/>
            </w:tcBorders>
          </w:tcPr>
          <w:p w14:paraId="2B17D4A6">
            <w:pPr>
              <w:spacing w:line="360" w:lineRule="auto"/>
              <w:jc w:val="center"/>
              <w:rPr>
                <w:rFonts w:hint="eastAsia" w:ascii="宋体" w:hAnsi="宋体" w:eastAsia="宋体"/>
                <w:szCs w:val="21"/>
              </w:rPr>
            </w:pPr>
            <w:r>
              <w:rPr>
                <w:rFonts w:hint="eastAsia" w:ascii="宋体" w:hAnsi="宋体" w:eastAsia="宋体"/>
                <w:szCs w:val="21"/>
              </w:rPr>
              <w:t>bool</w:t>
            </w:r>
          </w:p>
        </w:tc>
      </w:tr>
      <w:tr w14:paraId="1BAF9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9E46B64">
            <w:pPr>
              <w:spacing w:line="360" w:lineRule="auto"/>
              <w:jc w:val="center"/>
              <w:rPr>
                <w:rFonts w:hint="eastAsia" w:ascii="宋体" w:hAnsi="宋体" w:eastAsia="宋体"/>
                <w:szCs w:val="21"/>
              </w:rPr>
            </w:pPr>
            <w:r>
              <w:rPr>
                <w:rFonts w:hint="eastAsia" w:ascii="宋体" w:hAnsi="宋体" w:eastAsia="宋体"/>
                <w:szCs w:val="21"/>
              </w:rPr>
              <w:t>返回时段ID</w:t>
            </w:r>
          </w:p>
        </w:tc>
        <w:tc>
          <w:tcPr>
            <w:tcW w:w="2746" w:type="dxa"/>
            <w:tcBorders>
              <w:top w:val="single" w:color="auto" w:sz="4" w:space="0"/>
              <w:left w:val="single" w:color="auto" w:sz="4" w:space="0"/>
              <w:bottom w:val="single" w:color="auto" w:sz="4" w:space="0"/>
              <w:right w:val="single" w:color="auto" w:sz="4" w:space="0"/>
            </w:tcBorders>
          </w:tcPr>
          <w:p w14:paraId="3AF8AFEC">
            <w:pPr>
              <w:spacing w:line="360" w:lineRule="auto"/>
              <w:jc w:val="center"/>
              <w:rPr>
                <w:rFonts w:hint="eastAsia" w:ascii="宋体" w:hAnsi="宋体" w:eastAsia="宋体"/>
                <w:szCs w:val="21"/>
              </w:rPr>
            </w:pPr>
            <w:r>
              <w:rPr>
                <w:rFonts w:hint="eastAsia" w:ascii="宋体" w:hAnsi="宋体" w:eastAsia="宋体"/>
                <w:szCs w:val="21"/>
              </w:rPr>
              <w:t>getPeriodId()</w:t>
            </w:r>
          </w:p>
        </w:tc>
        <w:tc>
          <w:tcPr>
            <w:tcW w:w="1866" w:type="dxa"/>
            <w:tcBorders>
              <w:top w:val="single" w:color="auto" w:sz="4" w:space="0"/>
              <w:left w:val="single" w:color="auto" w:sz="4" w:space="0"/>
              <w:bottom w:val="single" w:color="auto" w:sz="4" w:space="0"/>
              <w:right w:val="single" w:color="auto" w:sz="4" w:space="0"/>
            </w:tcBorders>
          </w:tcPr>
          <w:p w14:paraId="7181CD58">
            <w:pPr>
              <w:spacing w:line="360" w:lineRule="auto"/>
              <w:jc w:val="center"/>
              <w:rPr>
                <w:rFonts w:hint="eastAsia" w:ascii="宋体" w:hAnsi="宋体" w:eastAsia="宋体"/>
                <w:szCs w:val="21"/>
              </w:rPr>
            </w:pPr>
            <w:r>
              <w:rPr>
                <w:rFonts w:hint="eastAsia" w:ascii="宋体" w:hAnsi="宋体" w:eastAsia="宋体"/>
                <w:szCs w:val="21"/>
              </w:rPr>
              <w:t>varchar</w:t>
            </w:r>
          </w:p>
        </w:tc>
      </w:tr>
      <w:tr w14:paraId="40466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A256F52">
            <w:pPr>
              <w:spacing w:line="360" w:lineRule="auto"/>
              <w:jc w:val="center"/>
              <w:rPr>
                <w:rFonts w:hint="eastAsia" w:ascii="宋体" w:hAnsi="宋体" w:eastAsia="宋体"/>
                <w:szCs w:val="21"/>
              </w:rPr>
            </w:pPr>
            <w:r>
              <w:rPr>
                <w:rFonts w:hint="eastAsia" w:ascii="宋体" w:hAnsi="宋体" w:eastAsia="宋体"/>
                <w:szCs w:val="21"/>
              </w:rPr>
              <w:t>设置时段ID</w:t>
            </w:r>
          </w:p>
        </w:tc>
        <w:tc>
          <w:tcPr>
            <w:tcW w:w="2746" w:type="dxa"/>
            <w:tcBorders>
              <w:top w:val="single" w:color="auto" w:sz="4" w:space="0"/>
              <w:left w:val="single" w:color="auto" w:sz="4" w:space="0"/>
              <w:bottom w:val="single" w:color="auto" w:sz="4" w:space="0"/>
              <w:right w:val="single" w:color="auto" w:sz="4" w:space="0"/>
            </w:tcBorders>
          </w:tcPr>
          <w:p w14:paraId="492C7FD8">
            <w:pPr>
              <w:spacing w:line="360" w:lineRule="auto"/>
              <w:jc w:val="center"/>
              <w:rPr>
                <w:rFonts w:hint="eastAsia" w:ascii="宋体" w:hAnsi="宋体" w:eastAsia="宋体"/>
                <w:szCs w:val="21"/>
              </w:rPr>
            </w:pPr>
            <w:r>
              <w:rPr>
                <w:rFonts w:hint="eastAsia" w:ascii="宋体" w:hAnsi="宋体" w:eastAsia="宋体"/>
                <w:szCs w:val="21"/>
              </w:rPr>
              <w:t>setPeriodId()</w:t>
            </w:r>
          </w:p>
        </w:tc>
        <w:tc>
          <w:tcPr>
            <w:tcW w:w="1866" w:type="dxa"/>
            <w:tcBorders>
              <w:top w:val="single" w:color="auto" w:sz="4" w:space="0"/>
              <w:left w:val="single" w:color="auto" w:sz="4" w:space="0"/>
              <w:bottom w:val="single" w:color="auto" w:sz="4" w:space="0"/>
              <w:right w:val="single" w:color="auto" w:sz="4" w:space="0"/>
            </w:tcBorders>
          </w:tcPr>
          <w:p w14:paraId="4B316041">
            <w:pPr>
              <w:spacing w:line="360" w:lineRule="auto"/>
              <w:jc w:val="center"/>
              <w:rPr>
                <w:rFonts w:hint="eastAsia" w:ascii="宋体" w:hAnsi="宋体" w:eastAsia="宋体"/>
                <w:szCs w:val="21"/>
              </w:rPr>
            </w:pPr>
            <w:r>
              <w:rPr>
                <w:rFonts w:hint="eastAsia" w:ascii="宋体" w:hAnsi="宋体" w:eastAsia="宋体"/>
                <w:szCs w:val="21"/>
              </w:rPr>
              <w:t>bool</w:t>
            </w:r>
          </w:p>
        </w:tc>
      </w:tr>
      <w:tr w14:paraId="022AC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6916DDAF">
            <w:pPr>
              <w:spacing w:line="360" w:lineRule="auto"/>
              <w:jc w:val="center"/>
              <w:rPr>
                <w:rFonts w:hint="eastAsia" w:ascii="宋体" w:hAnsi="宋体" w:eastAsia="宋体"/>
                <w:szCs w:val="21"/>
              </w:rPr>
            </w:pPr>
            <w:r>
              <w:rPr>
                <w:rFonts w:hint="eastAsia" w:ascii="宋体" w:hAnsi="宋体" w:eastAsia="宋体"/>
                <w:szCs w:val="21"/>
              </w:rPr>
              <w:t>返回场馆ID</w:t>
            </w:r>
          </w:p>
        </w:tc>
        <w:tc>
          <w:tcPr>
            <w:tcW w:w="2746" w:type="dxa"/>
            <w:tcBorders>
              <w:top w:val="single" w:color="auto" w:sz="4" w:space="0"/>
              <w:left w:val="single" w:color="auto" w:sz="4" w:space="0"/>
              <w:bottom w:val="single" w:color="auto" w:sz="4" w:space="0"/>
              <w:right w:val="single" w:color="auto" w:sz="4" w:space="0"/>
            </w:tcBorders>
          </w:tcPr>
          <w:p w14:paraId="2D436987">
            <w:pPr>
              <w:spacing w:line="360" w:lineRule="auto"/>
              <w:jc w:val="center"/>
              <w:rPr>
                <w:rFonts w:hint="eastAsia" w:ascii="宋体" w:hAnsi="宋体" w:eastAsia="宋体"/>
                <w:szCs w:val="21"/>
              </w:rPr>
            </w:pPr>
            <w:r>
              <w:rPr>
                <w:rFonts w:hint="eastAsia" w:ascii="宋体" w:hAnsi="宋体" w:eastAsia="宋体"/>
                <w:szCs w:val="21"/>
              </w:rPr>
              <w:t>getSourceStadiumId()</w:t>
            </w:r>
          </w:p>
        </w:tc>
        <w:tc>
          <w:tcPr>
            <w:tcW w:w="1866" w:type="dxa"/>
            <w:tcBorders>
              <w:top w:val="single" w:color="auto" w:sz="4" w:space="0"/>
              <w:left w:val="single" w:color="auto" w:sz="4" w:space="0"/>
              <w:bottom w:val="single" w:color="auto" w:sz="4" w:space="0"/>
              <w:right w:val="single" w:color="auto" w:sz="4" w:space="0"/>
            </w:tcBorders>
          </w:tcPr>
          <w:p w14:paraId="0E34298D">
            <w:pPr>
              <w:spacing w:line="360" w:lineRule="auto"/>
              <w:jc w:val="center"/>
              <w:rPr>
                <w:rFonts w:hint="eastAsia" w:ascii="宋体" w:hAnsi="宋体" w:eastAsia="宋体"/>
                <w:szCs w:val="21"/>
              </w:rPr>
            </w:pPr>
            <w:r>
              <w:rPr>
                <w:rFonts w:hint="eastAsia" w:ascii="宋体" w:hAnsi="宋体" w:eastAsia="宋体"/>
                <w:szCs w:val="21"/>
              </w:rPr>
              <w:t>varchar</w:t>
            </w:r>
          </w:p>
        </w:tc>
      </w:tr>
    </w:tbl>
    <w:p w14:paraId="3D39AD28">
      <w:pPr>
        <w:spacing w:line="360" w:lineRule="auto"/>
        <w:jc w:val="center"/>
        <w:rPr>
          <w:rFonts w:hint="eastAsia" w:ascii="宋体" w:hAnsi="宋体" w:eastAsia="宋体"/>
          <w:szCs w:val="21"/>
        </w:rPr>
      </w:pPr>
    </w:p>
    <w:p w14:paraId="68B4A0D0">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ascii="宋体" w:hAnsi="宋体" w:eastAsia="宋体"/>
          <w:b/>
          <w:bCs/>
          <w:szCs w:val="21"/>
        </w:rPr>
        <w:t>Comment</w:t>
      </w:r>
      <w:r>
        <w:rPr>
          <w:rFonts w:hint="eastAsia" w:ascii="宋体" w:hAnsi="宋体" w:eastAsia="宋体"/>
          <w:b/>
          <w:bCs/>
          <w:szCs w:val="21"/>
        </w:rPr>
        <w:t>(</w:t>
      </w:r>
      <w:r>
        <w:rPr>
          <w:rFonts w:ascii="宋体" w:hAnsi="宋体" w:eastAsia="宋体"/>
          <w:b/>
          <w:bCs/>
          <w:szCs w:val="21"/>
        </w:rPr>
        <w:t>评论类</w:t>
      </w:r>
      <w:r>
        <w:rPr>
          <w:rFonts w:hint="eastAsia" w:ascii="宋体" w:hAnsi="宋体" w:eastAsia="宋体"/>
          <w:b/>
          <w:bCs/>
          <w:szCs w:val="21"/>
        </w:rPr>
        <w:t>)</w:t>
      </w:r>
    </w:p>
    <w:p w14:paraId="748A2EC4">
      <w:pPr>
        <w:spacing w:line="360" w:lineRule="auto"/>
        <w:jc w:val="left"/>
        <w:rPr>
          <w:rFonts w:hint="eastAsia" w:ascii="宋体" w:hAnsi="宋体" w:eastAsia="宋体"/>
          <w:b/>
          <w:bCs/>
          <w:szCs w:val="21"/>
        </w:rPr>
      </w:pPr>
      <w:r>
        <w:rPr>
          <w:rFonts w:hint="eastAsia" w:ascii="宋体" w:hAnsi="宋体" w:eastAsia="宋体"/>
          <w:b/>
          <w:bCs/>
          <w:szCs w:val="21"/>
        </w:rPr>
        <w:t>操作表如表3</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w:t>
      </w:r>
      <w:del w:id="523" w:author="fish [2]" w:date="2025-11-15T21:41:16Z">
        <w:r>
          <w:rPr>
            <w:rFonts w:hint="default" w:ascii="宋体" w:hAnsi="宋体" w:eastAsia="宋体"/>
            <w:b/>
            <w:bCs/>
            <w:szCs w:val="21"/>
            <w:lang w:val="en-US"/>
          </w:rPr>
          <w:delText>7</w:delText>
        </w:r>
      </w:del>
      <w:ins w:id="524" w:author="fish [2]" w:date="2025-11-15T21:41:16Z">
        <w:r>
          <w:rPr>
            <w:rFonts w:hint="eastAsia" w:ascii="宋体" w:hAnsi="宋体" w:eastAsia="宋体"/>
            <w:b/>
            <w:bCs/>
            <w:szCs w:val="21"/>
            <w:lang w:val="en-US" w:eastAsia="zh-CN"/>
          </w:rPr>
          <w:t>8</w:t>
        </w:r>
      </w:ins>
      <w:r>
        <w:rPr>
          <w:rFonts w:hint="eastAsia" w:ascii="宋体" w:hAnsi="宋体" w:eastAsia="宋体"/>
          <w:b/>
          <w:bCs/>
          <w:szCs w:val="21"/>
        </w:rPr>
        <w:t>所示：</w:t>
      </w:r>
    </w:p>
    <w:p w14:paraId="743101EC">
      <w:pPr>
        <w:spacing w:line="360" w:lineRule="auto"/>
        <w:jc w:val="center"/>
        <w:rPr>
          <w:rFonts w:hint="eastAsia" w:ascii="宋体" w:hAnsi="宋体" w:eastAsia="宋体"/>
          <w:szCs w:val="21"/>
        </w:rPr>
      </w:pPr>
      <w:r>
        <w:rPr>
          <w:rFonts w:hint="eastAsia" w:ascii="宋体" w:hAnsi="宋体" w:eastAsia="宋体"/>
          <w:szCs w:val="21"/>
        </w:rPr>
        <w:tab/>
      </w:r>
      <w:r>
        <w:rPr>
          <w:rFonts w:hint="eastAsia" w:ascii="宋体" w:hAnsi="宋体" w:eastAsia="宋体"/>
          <w:szCs w:val="21"/>
        </w:rPr>
        <w:t>表3</w:t>
      </w:r>
      <w:r>
        <w:rPr>
          <w:rFonts w:ascii="宋体" w:hAnsi="宋体" w:eastAsia="宋体"/>
          <w:szCs w:val="21"/>
        </w:rPr>
        <w:t>.</w:t>
      </w:r>
      <w:r>
        <w:rPr>
          <w:rFonts w:hint="eastAsia" w:ascii="宋体" w:hAnsi="宋体" w:eastAsia="宋体"/>
          <w:szCs w:val="21"/>
        </w:rPr>
        <w:t>2</w:t>
      </w:r>
      <w:r>
        <w:rPr>
          <w:rFonts w:ascii="宋体" w:hAnsi="宋体" w:eastAsia="宋体"/>
          <w:szCs w:val="21"/>
        </w:rPr>
        <w:t>.</w:t>
      </w:r>
      <w:del w:id="525" w:author="fish [2]" w:date="2025-11-15T21:41:17Z">
        <w:r>
          <w:rPr>
            <w:rFonts w:hint="default" w:ascii="宋体" w:hAnsi="宋体" w:eastAsia="宋体"/>
            <w:szCs w:val="21"/>
            <w:lang w:val="en-US"/>
          </w:rPr>
          <w:delText>7</w:delText>
        </w:r>
      </w:del>
      <w:ins w:id="526" w:author="fish [2]" w:date="2025-11-15T21:41:17Z">
        <w:r>
          <w:rPr>
            <w:rFonts w:hint="eastAsia" w:ascii="宋体" w:hAnsi="宋体" w:eastAsia="宋体"/>
            <w:szCs w:val="21"/>
            <w:lang w:val="en-US" w:eastAsia="zh-CN"/>
          </w:rPr>
          <w:t>8</w:t>
        </w:r>
      </w:ins>
      <w:r>
        <w:rPr>
          <w:rFonts w:ascii="宋体" w:hAnsi="宋体" w:eastAsia="宋体"/>
          <w:szCs w:val="21"/>
        </w:rPr>
        <w:t xml:space="preserve"> </w:t>
      </w:r>
      <w:r>
        <w:rPr>
          <w:rFonts w:hint="eastAsia" w:ascii="宋体" w:hAnsi="宋体" w:eastAsia="宋体"/>
          <w:szCs w:val="21"/>
        </w:rPr>
        <w:t>Comment类操作表</w:t>
      </w:r>
    </w:p>
    <w:p w14:paraId="1723AA28">
      <w:pPr>
        <w:spacing w:line="360" w:lineRule="auto"/>
        <w:jc w:val="center"/>
        <w:rPr>
          <w:rFonts w:hint="eastAsia" w:ascii="宋体" w:hAnsi="宋体" w:eastAsia="宋体"/>
          <w:szCs w:val="21"/>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539"/>
        <w:gridCol w:w="2073"/>
      </w:tblGrid>
      <w:tr w14:paraId="71465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E4377E7">
            <w:pPr>
              <w:spacing w:line="360" w:lineRule="auto"/>
              <w:jc w:val="center"/>
              <w:rPr>
                <w:rFonts w:hint="eastAsia" w:ascii="宋体" w:hAnsi="宋体" w:eastAsia="宋体"/>
                <w:szCs w:val="21"/>
              </w:rPr>
            </w:pPr>
            <w:r>
              <w:rPr>
                <w:rFonts w:hint="eastAsia" w:ascii="宋体" w:hAnsi="宋体" w:eastAsia="宋体"/>
                <w:szCs w:val="21"/>
              </w:rPr>
              <w:t>操作名称</w:t>
            </w:r>
          </w:p>
        </w:tc>
        <w:tc>
          <w:tcPr>
            <w:tcW w:w="2539" w:type="dxa"/>
            <w:tcBorders>
              <w:top w:val="single" w:color="auto" w:sz="4" w:space="0"/>
              <w:left w:val="single" w:color="auto" w:sz="4" w:space="0"/>
              <w:bottom w:val="single" w:color="auto" w:sz="4" w:space="0"/>
              <w:right w:val="single" w:color="auto" w:sz="4" w:space="0"/>
            </w:tcBorders>
          </w:tcPr>
          <w:p w14:paraId="0D5BBBAD">
            <w:pPr>
              <w:spacing w:line="360" w:lineRule="auto"/>
              <w:jc w:val="center"/>
              <w:rPr>
                <w:rFonts w:hint="eastAsia" w:ascii="宋体" w:hAnsi="宋体" w:eastAsia="宋体"/>
                <w:szCs w:val="21"/>
              </w:rPr>
            </w:pPr>
            <w:r>
              <w:rPr>
                <w:rFonts w:hint="eastAsia" w:ascii="宋体" w:hAnsi="宋体" w:eastAsia="宋体"/>
                <w:szCs w:val="21"/>
              </w:rPr>
              <w:t>函数名</w:t>
            </w:r>
          </w:p>
        </w:tc>
        <w:tc>
          <w:tcPr>
            <w:tcW w:w="2073" w:type="dxa"/>
            <w:tcBorders>
              <w:top w:val="single" w:color="auto" w:sz="4" w:space="0"/>
              <w:left w:val="single" w:color="auto" w:sz="4" w:space="0"/>
              <w:bottom w:val="single" w:color="auto" w:sz="4" w:space="0"/>
              <w:right w:val="single" w:color="auto" w:sz="4" w:space="0"/>
            </w:tcBorders>
          </w:tcPr>
          <w:p w14:paraId="133B9EC3">
            <w:pPr>
              <w:spacing w:line="360" w:lineRule="auto"/>
              <w:jc w:val="center"/>
              <w:rPr>
                <w:rFonts w:hint="eastAsia" w:ascii="宋体" w:hAnsi="宋体" w:eastAsia="宋体"/>
                <w:szCs w:val="21"/>
              </w:rPr>
            </w:pPr>
            <w:r>
              <w:rPr>
                <w:rFonts w:hint="eastAsia" w:ascii="宋体" w:hAnsi="宋体" w:eastAsia="宋体"/>
                <w:szCs w:val="21"/>
              </w:rPr>
              <w:t>返回值类型</w:t>
            </w:r>
          </w:p>
        </w:tc>
      </w:tr>
      <w:tr w14:paraId="16BAD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2FE9185">
            <w:pPr>
              <w:spacing w:line="360" w:lineRule="auto"/>
              <w:jc w:val="center"/>
              <w:rPr>
                <w:rFonts w:hint="eastAsia" w:ascii="宋体" w:hAnsi="宋体" w:eastAsia="宋体"/>
                <w:szCs w:val="21"/>
              </w:rPr>
            </w:pPr>
            <w:r>
              <w:rPr>
                <w:rFonts w:hint="eastAsia" w:ascii="宋体" w:hAnsi="宋体" w:eastAsia="宋体"/>
                <w:szCs w:val="21"/>
              </w:rPr>
              <w:t>发表评论</w:t>
            </w:r>
          </w:p>
        </w:tc>
        <w:tc>
          <w:tcPr>
            <w:tcW w:w="2539" w:type="dxa"/>
            <w:tcBorders>
              <w:top w:val="single" w:color="auto" w:sz="4" w:space="0"/>
              <w:left w:val="single" w:color="auto" w:sz="4" w:space="0"/>
              <w:bottom w:val="single" w:color="auto" w:sz="4" w:space="0"/>
              <w:right w:val="single" w:color="auto" w:sz="4" w:space="0"/>
            </w:tcBorders>
          </w:tcPr>
          <w:p w14:paraId="6B216A10">
            <w:pPr>
              <w:spacing w:line="360" w:lineRule="auto"/>
              <w:jc w:val="center"/>
              <w:rPr>
                <w:rFonts w:hint="eastAsia" w:ascii="宋体" w:hAnsi="宋体" w:eastAsia="宋体"/>
                <w:szCs w:val="21"/>
              </w:rPr>
            </w:pPr>
            <w:r>
              <w:rPr>
                <w:rFonts w:ascii="宋体" w:hAnsi="宋体" w:eastAsia="宋体"/>
                <w:szCs w:val="21"/>
              </w:rPr>
              <w:t>publish</w:t>
            </w:r>
            <w:r>
              <w:rPr>
                <w:rFonts w:hint="eastAsia" w:ascii="宋体" w:hAnsi="宋体" w:eastAsia="宋体"/>
                <w:szCs w:val="21"/>
              </w:rPr>
              <w:t>Comment()</w:t>
            </w:r>
          </w:p>
        </w:tc>
        <w:tc>
          <w:tcPr>
            <w:tcW w:w="2073" w:type="dxa"/>
            <w:tcBorders>
              <w:top w:val="single" w:color="auto" w:sz="4" w:space="0"/>
              <w:left w:val="single" w:color="auto" w:sz="4" w:space="0"/>
              <w:bottom w:val="single" w:color="auto" w:sz="4" w:space="0"/>
              <w:right w:val="single" w:color="auto" w:sz="4" w:space="0"/>
            </w:tcBorders>
          </w:tcPr>
          <w:p w14:paraId="7BEEE457">
            <w:pPr>
              <w:spacing w:line="360" w:lineRule="auto"/>
              <w:jc w:val="center"/>
              <w:rPr>
                <w:rFonts w:hint="eastAsia" w:ascii="宋体" w:hAnsi="宋体" w:eastAsia="宋体"/>
                <w:szCs w:val="21"/>
              </w:rPr>
            </w:pPr>
            <w:r>
              <w:rPr>
                <w:rFonts w:hint="eastAsia" w:ascii="宋体" w:hAnsi="宋体" w:eastAsia="宋体"/>
                <w:szCs w:val="21"/>
              </w:rPr>
              <w:t>bool</w:t>
            </w:r>
          </w:p>
        </w:tc>
      </w:tr>
      <w:tr w14:paraId="779E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93B2731">
            <w:pPr>
              <w:spacing w:line="360" w:lineRule="auto"/>
              <w:jc w:val="center"/>
              <w:rPr>
                <w:rFonts w:hint="eastAsia" w:ascii="宋体" w:hAnsi="宋体" w:eastAsia="宋体"/>
                <w:szCs w:val="21"/>
              </w:rPr>
            </w:pPr>
            <w:r>
              <w:rPr>
                <w:rFonts w:hint="eastAsia" w:ascii="宋体" w:hAnsi="宋体" w:eastAsia="宋体"/>
                <w:szCs w:val="21"/>
              </w:rPr>
              <w:t>删除评论</w:t>
            </w:r>
          </w:p>
        </w:tc>
        <w:tc>
          <w:tcPr>
            <w:tcW w:w="2539" w:type="dxa"/>
            <w:tcBorders>
              <w:top w:val="single" w:color="auto" w:sz="4" w:space="0"/>
              <w:left w:val="single" w:color="auto" w:sz="4" w:space="0"/>
              <w:bottom w:val="single" w:color="auto" w:sz="4" w:space="0"/>
              <w:right w:val="single" w:color="auto" w:sz="4" w:space="0"/>
            </w:tcBorders>
          </w:tcPr>
          <w:p w14:paraId="0D5B3D66">
            <w:pPr>
              <w:spacing w:line="360" w:lineRule="auto"/>
              <w:jc w:val="center"/>
              <w:rPr>
                <w:rFonts w:hint="eastAsia" w:ascii="宋体" w:hAnsi="宋体" w:eastAsia="宋体"/>
                <w:szCs w:val="21"/>
              </w:rPr>
            </w:pPr>
            <w:r>
              <w:rPr>
                <w:rFonts w:ascii="宋体" w:hAnsi="宋体" w:eastAsia="宋体"/>
                <w:szCs w:val="21"/>
              </w:rPr>
              <w:t>delete</w:t>
            </w:r>
            <w:r>
              <w:rPr>
                <w:rFonts w:hint="eastAsia" w:ascii="宋体" w:hAnsi="宋体" w:eastAsia="宋体"/>
                <w:szCs w:val="21"/>
              </w:rPr>
              <w:t>Comment()</w:t>
            </w:r>
          </w:p>
        </w:tc>
        <w:tc>
          <w:tcPr>
            <w:tcW w:w="2073" w:type="dxa"/>
            <w:tcBorders>
              <w:top w:val="single" w:color="auto" w:sz="4" w:space="0"/>
              <w:left w:val="single" w:color="auto" w:sz="4" w:space="0"/>
              <w:bottom w:val="single" w:color="auto" w:sz="4" w:space="0"/>
              <w:right w:val="single" w:color="auto" w:sz="4" w:space="0"/>
            </w:tcBorders>
          </w:tcPr>
          <w:p w14:paraId="004F272F">
            <w:pPr>
              <w:spacing w:line="360" w:lineRule="auto"/>
              <w:jc w:val="center"/>
              <w:rPr>
                <w:rFonts w:hint="eastAsia" w:ascii="宋体" w:hAnsi="宋体" w:eastAsia="宋体"/>
                <w:szCs w:val="21"/>
              </w:rPr>
            </w:pPr>
            <w:r>
              <w:rPr>
                <w:rFonts w:ascii="宋体" w:hAnsi="宋体" w:eastAsia="宋体"/>
                <w:szCs w:val="21"/>
              </w:rPr>
              <w:t>bool</w:t>
            </w:r>
          </w:p>
        </w:tc>
      </w:tr>
      <w:tr w14:paraId="2C812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5338641">
            <w:pPr>
              <w:spacing w:line="360" w:lineRule="auto"/>
              <w:jc w:val="center"/>
              <w:rPr>
                <w:rFonts w:hint="eastAsia" w:ascii="宋体" w:hAnsi="宋体" w:eastAsia="宋体"/>
                <w:szCs w:val="21"/>
              </w:rPr>
            </w:pPr>
            <w:r>
              <w:rPr>
                <w:rFonts w:hint="eastAsia" w:ascii="宋体" w:hAnsi="宋体" w:eastAsia="宋体"/>
                <w:szCs w:val="21"/>
              </w:rPr>
              <w:t>设置评论ID</w:t>
            </w:r>
          </w:p>
        </w:tc>
        <w:tc>
          <w:tcPr>
            <w:tcW w:w="2539" w:type="dxa"/>
            <w:tcBorders>
              <w:top w:val="single" w:color="auto" w:sz="4" w:space="0"/>
              <w:left w:val="single" w:color="auto" w:sz="4" w:space="0"/>
              <w:bottom w:val="single" w:color="auto" w:sz="4" w:space="0"/>
              <w:right w:val="single" w:color="auto" w:sz="4" w:space="0"/>
            </w:tcBorders>
          </w:tcPr>
          <w:p w14:paraId="44B22A2E">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rPr>
              <w:t>Comment</w:t>
            </w:r>
            <w:r>
              <w:rPr>
                <w:rFonts w:ascii="宋体" w:hAnsi="宋体" w:eastAsia="宋体"/>
                <w:szCs w:val="21"/>
              </w:rPr>
              <w:t>ID</w:t>
            </w:r>
            <w:r>
              <w:rPr>
                <w:rFonts w:hint="eastAsia" w:ascii="宋体" w:hAnsi="宋体" w:eastAsia="宋体"/>
                <w:szCs w:val="21"/>
              </w:rPr>
              <w:t>()</w:t>
            </w:r>
          </w:p>
        </w:tc>
        <w:tc>
          <w:tcPr>
            <w:tcW w:w="2073" w:type="dxa"/>
            <w:tcBorders>
              <w:top w:val="single" w:color="auto" w:sz="4" w:space="0"/>
              <w:left w:val="single" w:color="auto" w:sz="4" w:space="0"/>
              <w:bottom w:val="single" w:color="auto" w:sz="4" w:space="0"/>
              <w:right w:val="single" w:color="auto" w:sz="4" w:space="0"/>
            </w:tcBorders>
          </w:tcPr>
          <w:p w14:paraId="0208F3E4">
            <w:pPr>
              <w:spacing w:line="360" w:lineRule="auto"/>
              <w:jc w:val="center"/>
              <w:rPr>
                <w:rFonts w:hint="eastAsia" w:ascii="宋体" w:hAnsi="宋体" w:eastAsia="宋体"/>
                <w:szCs w:val="21"/>
              </w:rPr>
            </w:pPr>
            <w:r>
              <w:rPr>
                <w:rFonts w:hint="eastAsia" w:ascii="宋体" w:hAnsi="宋体" w:eastAsia="宋体"/>
                <w:szCs w:val="21"/>
              </w:rPr>
              <w:t>bool</w:t>
            </w:r>
          </w:p>
        </w:tc>
      </w:tr>
      <w:tr w14:paraId="7BE39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2052D0F">
            <w:pPr>
              <w:spacing w:line="360" w:lineRule="auto"/>
              <w:jc w:val="center"/>
              <w:rPr>
                <w:rFonts w:hint="eastAsia" w:ascii="宋体" w:hAnsi="宋体" w:eastAsia="宋体"/>
                <w:szCs w:val="21"/>
              </w:rPr>
            </w:pPr>
            <w:r>
              <w:rPr>
                <w:rFonts w:hint="eastAsia" w:ascii="宋体" w:hAnsi="宋体" w:eastAsia="宋体"/>
                <w:szCs w:val="21"/>
              </w:rPr>
              <w:t>返回评论ID</w:t>
            </w:r>
          </w:p>
        </w:tc>
        <w:tc>
          <w:tcPr>
            <w:tcW w:w="2539" w:type="dxa"/>
            <w:tcBorders>
              <w:top w:val="single" w:color="auto" w:sz="4" w:space="0"/>
              <w:left w:val="single" w:color="auto" w:sz="4" w:space="0"/>
              <w:bottom w:val="single" w:color="auto" w:sz="4" w:space="0"/>
              <w:right w:val="single" w:color="auto" w:sz="4" w:space="0"/>
            </w:tcBorders>
          </w:tcPr>
          <w:p w14:paraId="4B9E8B17">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rPr>
              <w:t>Comment</w:t>
            </w:r>
            <w:r>
              <w:rPr>
                <w:rFonts w:ascii="宋体" w:hAnsi="宋体" w:eastAsia="宋体"/>
                <w:szCs w:val="21"/>
              </w:rPr>
              <w:t>ID</w:t>
            </w:r>
            <w:r>
              <w:rPr>
                <w:rFonts w:hint="eastAsia" w:ascii="宋体" w:hAnsi="宋体" w:eastAsia="宋体"/>
                <w:szCs w:val="21"/>
              </w:rPr>
              <w:t>()</w:t>
            </w:r>
          </w:p>
        </w:tc>
        <w:tc>
          <w:tcPr>
            <w:tcW w:w="2073" w:type="dxa"/>
            <w:tcBorders>
              <w:top w:val="single" w:color="auto" w:sz="4" w:space="0"/>
              <w:left w:val="single" w:color="auto" w:sz="4" w:space="0"/>
              <w:bottom w:val="single" w:color="auto" w:sz="4" w:space="0"/>
              <w:right w:val="single" w:color="auto" w:sz="4" w:space="0"/>
            </w:tcBorders>
          </w:tcPr>
          <w:p w14:paraId="1C4AC7E6">
            <w:pPr>
              <w:spacing w:line="360" w:lineRule="auto"/>
              <w:jc w:val="center"/>
              <w:rPr>
                <w:rFonts w:hint="eastAsia" w:ascii="宋体" w:hAnsi="宋体" w:eastAsia="宋体"/>
                <w:szCs w:val="21"/>
              </w:rPr>
            </w:pPr>
            <w:r>
              <w:rPr>
                <w:rFonts w:hint="eastAsia" w:ascii="宋体" w:hAnsi="宋体" w:eastAsia="宋体"/>
                <w:szCs w:val="21"/>
              </w:rPr>
              <w:t>varchar</w:t>
            </w:r>
          </w:p>
        </w:tc>
      </w:tr>
      <w:tr w14:paraId="4681B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64C5CDF1">
            <w:pPr>
              <w:spacing w:line="360" w:lineRule="auto"/>
              <w:jc w:val="center"/>
              <w:rPr>
                <w:rFonts w:hint="eastAsia" w:ascii="宋体" w:hAnsi="宋体" w:eastAsia="宋体"/>
                <w:szCs w:val="21"/>
              </w:rPr>
            </w:pPr>
            <w:r>
              <w:rPr>
                <w:rFonts w:hint="eastAsia" w:ascii="宋体" w:hAnsi="宋体" w:eastAsia="宋体"/>
                <w:szCs w:val="21"/>
              </w:rPr>
              <w:t>设置作者ID</w:t>
            </w:r>
          </w:p>
        </w:tc>
        <w:tc>
          <w:tcPr>
            <w:tcW w:w="2539" w:type="dxa"/>
            <w:tcBorders>
              <w:top w:val="single" w:color="auto" w:sz="4" w:space="0"/>
              <w:left w:val="single" w:color="auto" w:sz="4" w:space="0"/>
              <w:bottom w:val="single" w:color="auto" w:sz="4" w:space="0"/>
              <w:right w:val="single" w:color="auto" w:sz="4" w:space="0"/>
            </w:tcBorders>
          </w:tcPr>
          <w:p w14:paraId="137A7ABC">
            <w:pPr>
              <w:spacing w:line="360" w:lineRule="auto"/>
              <w:jc w:val="center"/>
              <w:rPr>
                <w:rFonts w:hint="eastAsia" w:ascii="宋体" w:hAnsi="宋体" w:eastAsia="宋体"/>
                <w:szCs w:val="21"/>
              </w:rPr>
            </w:pPr>
            <w:r>
              <w:rPr>
                <w:rFonts w:ascii="宋体" w:hAnsi="宋体" w:eastAsia="宋体"/>
                <w:szCs w:val="21"/>
              </w:rPr>
              <w:t>setAuthorID()</w:t>
            </w:r>
          </w:p>
        </w:tc>
        <w:tc>
          <w:tcPr>
            <w:tcW w:w="2073" w:type="dxa"/>
            <w:tcBorders>
              <w:top w:val="single" w:color="auto" w:sz="4" w:space="0"/>
              <w:left w:val="single" w:color="auto" w:sz="4" w:space="0"/>
              <w:bottom w:val="single" w:color="auto" w:sz="4" w:space="0"/>
              <w:right w:val="single" w:color="auto" w:sz="4" w:space="0"/>
            </w:tcBorders>
          </w:tcPr>
          <w:p w14:paraId="5CC32C27">
            <w:pPr>
              <w:spacing w:line="360" w:lineRule="auto"/>
              <w:jc w:val="center"/>
              <w:rPr>
                <w:rFonts w:hint="eastAsia" w:ascii="宋体" w:hAnsi="宋体" w:eastAsia="宋体"/>
                <w:szCs w:val="21"/>
              </w:rPr>
            </w:pPr>
            <w:r>
              <w:rPr>
                <w:rFonts w:hint="eastAsia" w:ascii="宋体" w:hAnsi="宋体" w:eastAsia="宋体"/>
                <w:szCs w:val="21"/>
              </w:rPr>
              <w:t>bool</w:t>
            </w:r>
          </w:p>
        </w:tc>
      </w:tr>
      <w:tr w14:paraId="7B3FB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8EEC988">
            <w:pPr>
              <w:spacing w:line="360" w:lineRule="auto"/>
              <w:jc w:val="center"/>
              <w:rPr>
                <w:rFonts w:hint="eastAsia" w:ascii="宋体" w:hAnsi="宋体" w:eastAsia="宋体"/>
                <w:szCs w:val="21"/>
              </w:rPr>
            </w:pPr>
            <w:r>
              <w:rPr>
                <w:rFonts w:hint="eastAsia" w:ascii="宋体" w:hAnsi="宋体" w:eastAsia="宋体"/>
                <w:szCs w:val="21"/>
              </w:rPr>
              <w:t>返回作者ID</w:t>
            </w:r>
          </w:p>
        </w:tc>
        <w:tc>
          <w:tcPr>
            <w:tcW w:w="2539" w:type="dxa"/>
            <w:tcBorders>
              <w:top w:val="single" w:color="auto" w:sz="4" w:space="0"/>
              <w:left w:val="single" w:color="auto" w:sz="4" w:space="0"/>
              <w:bottom w:val="single" w:color="auto" w:sz="4" w:space="0"/>
              <w:right w:val="single" w:color="auto" w:sz="4" w:space="0"/>
            </w:tcBorders>
          </w:tcPr>
          <w:p w14:paraId="7BB66542">
            <w:pPr>
              <w:spacing w:line="360" w:lineRule="auto"/>
              <w:jc w:val="center"/>
              <w:rPr>
                <w:rFonts w:hint="eastAsia" w:ascii="宋体" w:hAnsi="宋体" w:eastAsia="宋体"/>
                <w:szCs w:val="21"/>
              </w:rPr>
            </w:pPr>
            <w:r>
              <w:rPr>
                <w:rFonts w:ascii="宋体" w:hAnsi="宋体" w:eastAsia="宋体"/>
                <w:szCs w:val="21"/>
              </w:rPr>
              <w:t>getAuthorID()</w:t>
            </w:r>
          </w:p>
        </w:tc>
        <w:tc>
          <w:tcPr>
            <w:tcW w:w="2073" w:type="dxa"/>
            <w:tcBorders>
              <w:top w:val="single" w:color="auto" w:sz="4" w:space="0"/>
              <w:left w:val="single" w:color="auto" w:sz="4" w:space="0"/>
              <w:bottom w:val="single" w:color="auto" w:sz="4" w:space="0"/>
              <w:right w:val="single" w:color="auto" w:sz="4" w:space="0"/>
            </w:tcBorders>
          </w:tcPr>
          <w:p w14:paraId="1F5782C0">
            <w:pPr>
              <w:spacing w:line="360" w:lineRule="auto"/>
              <w:jc w:val="center"/>
              <w:rPr>
                <w:rFonts w:hint="eastAsia" w:ascii="宋体" w:hAnsi="宋体" w:eastAsia="宋体"/>
                <w:szCs w:val="21"/>
              </w:rPr>
            </w:pPr>
            <w:r>
              <w:rPr>
                <w:rFonts w:hint="eastAsia" w:ascii="宋体" w:hAnsi="宋体" w:eastAsia="宋体"/>
                <w:szCs w:val="21"/>
              </w:rPr>
              <w:t>varchar</w:t>
            </w:r>
          </w:p>
        </w:tc>
      </w:tr>
      <w:tr w14:paraId="3A9F6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5666C2C2">
            <w:pPr>
              <w:spacing w:line="360" w:lineRule="auto"/>
              <w:jc w:val="center"/>
              <w:rPr>
                <w:rFonts w:hint="eastAsia" w:ascii="宋体" w:hAnsi="宋体" w:eastAsia="宋体"/>
                <w:szCs w:val="21"/>
              </w:rPr>
            </w:pPr>
            <w:r>
              <w:rPr>
                <w:rFonts w:hint="eastAsia" w:ascii="宋体" w:hAnsi="宋体" w:eastAsia="宋体"/>
                <w:szCs w:val="21"/>
              </w:rPr>
              <w:t>设置发布时间</w:t>
            </w:r>
          </w:p>
        </w:tc>
        <w:tc>
          <w:tcPr>
            <w:tcW w:w="2539" w:type="dxa"/>
            <w:tcBorders>
              <w:top w:val="single" w:color="auto" w:sz="4" w:space="0"/>
              <w:left w:val="single" w:color="auto" w:sz="4" w:space="0"/>
              <w:bottom w:val="single" w:color="auto" w:sz="4" w:space="0"/>
              <w:right w:val="single" w:color="auto" w:sz="4" w:space="0"/>
            </w:tcBorders>
          </w:tcPr>
          <w:p w14:paraId="3F4A6D82">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rPr>
              <w:t>Publish</w:t>
            </w:r>
            <w:r>
              <w:rPr>
                <w:rFonts w:ascii="宋体" w:hAnsi="宋体" w:eastAsia="宋体"/>
                <w:szCs w:val="21"/>
              </w:rPr>
              <w:t>Time()</w:t>
            </w:r>
          </w:p>
        </w:tc>
        <w:tc>
          <w:tcPr>
            <w:tcW w:w="2073" w:type="dxa"/>
            <w:tcBorders>
              <w:top w:val="single" w:color="auto" w:sz="4" w:space="0"/>
              <w:left w:val="single" w:color="auto" w:sz="4" w:space="0"/>
              <w:bottom w:val="single" w:color="auto" w:sz="4" w:space="0"/>
              <w:right w:val="single" w:color="auto" w:sz="4" w:space="0"/>
            </w:tcBorders>
          </w:tcPr>
          <w:p w14:paraId="2557F6AF">
            <w:pPr>
              <w:spacing w:line="360" w:lineRule="auto"/>
              <w:jc w:val="center"/>
              <w:rPr>
                <w:rFonts w:hint="eastAsia" w:ascii="宋体" w:hAnsi="宋体" w:eastAsia="宋体"/>
                <w:szCs w:val="21"/>
              </w:rPr>
            </w:pPr>
            <w:r>
              <w:rPr>
                <w:rFonts w:hint="eastAsia" w:ascii="宋体" w:hAnsi="宋体" w:eastAsia="宋体"/>
                <w:szCs w:val="21"/>
              </w:rPr>
              <w:t>bool</w:t>
            </w:r>
          </w:p>
        </w:tc>
      </w:tr>
      <w:tr w14:paraId="2915E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FF196A7">
            <w:pPr>
              <w:spacing w:line="360" w:lineRule="auto"/>
              <w:jc w:val="center"/>
              <w:rPr>
                <w:rFonts w:hint="eastAsia" w:ascii="宋体" w:hAnsi="宋体" w:eastAsia="宋体"/>
                <w:szCs w:val="21"/>
              </w:rPr>
            </w:pPr>
            <w:r>
              <w:rPr>
                <w:rFonts w:hint="eastAsia" w:ascii="宋体" w:hAnsi="宋体" w:eastAsia="宋体"/>
                <w:szCs w:val="21"/>
              </w:rPr>
              <w:t>返回发布时间</w:t>
            </w:r>
          </w:p>
        </w:tc>
        <w:tc>
          <w:tcPr>
            <w:tcW w:w="2539" w:type="dxa"/>
            <w:tcBorders>
              <w:top w:val="single" w:color="auto" w:sz="4" w:space="0"/>
              <w:left w:val="single" w:color="auto" w:sz="4" w:space="0"/>
              <w:bottom w:val="single" w:color="auto" w:sz="4" w:space="0"/>
              <w:right w:val="single" w:color="auto" w:sz="4" w:space="0"/>
            </w:tcBorders>
          </w:tcPr>
          <w:p w14:paraId="422D3140">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rPr>
              <w:t>Publish</w:t>
            </w:r>
            <w:r>
              <w:rPr>
                <w:rFonts w:ascii="宋体" w:hAnsi="宋体" w:eastAsia="宋体"/>
                <w:szCs w:val="21"/>
              </w:rPr>
              <w:t>Time()</w:t>
            </w:r>
          </w:p>
        </w:tc>
        <w:tc>
          <w:tcPr>
            <w:tcW w:w="2073" w:type="dxa"/>
            <w:tcBorders>
              <w:top w:val="single" w:color="auto" w:sz="4" w:space="0"/>
              <w:left w:val="single" w:color="auto" w:sz="4" w:space="0"/>
              <w:bottom w:val="single" w:color="auto" w:sz="4" w:space="0"/>
              <w:right w:val="single" w:color="auto" w:sz="4" w:space="0"/>
            </w:tcBorders>
          </w:tcPr>
          <w:p w14:paraId="5AC74103">
            <w:pPr>
              <w:spacing w:line="360" w:lineRule="auto"/>
              <w:jc w:val="center"/>
              <w:rPr>
                <w:rFonts w:hint="eastAsia" w:ascii="宋体" w:hAnsi="宋体" w:eastAsia="宋体"/>
                <w:szCs w:val="21"/>
              </w:rPr>
            </w:pPr>
            <w:r>
              <w:rPr>
                <w:rFonts w:hint="eastAsia" w:ascii="宋体" w:hAnsi="宋体" w:eastAsia="宋体"/>
                <w:szCs w:val="21"/>
              </w:rPr>
              <w:t>varchar</w:t>
            </w:r>
          </w:p>
        </w:tc>
      </w:tr>
    </w:tbl>
    <w:p w14:paraId="47FE69AB">
      <w:pPr>
        <w:spacing w:line="360" w:lineRule="auto"/>
        <w:jc w:val="center"/>
        <w:rPr>
          <w:rFonts w:hint="eastAsia" w:ascii="宋体" w:hAnsi="宋体" w:eastAsia="宋体"/>
          <w:szCs w:val="21"/>
        </w:rPr>
      </w:pPr>
    </w:p>
    <w:p w14:paraId="0628A1F6">
      <w:pPr>
        <w:spacing w:line="360" w:lineRule="auto"/>
        <w:jc w:val="left"/>
        <w:rPr>
          <w:rFonts w:hint="eastAsia" w:ascii="宋体" w:hAnsi="宋体" w:eastAsia="宋体"/>
          <w:b/>
          <w:bCs/>
          <w:szCs w:val="21"/>
        </w:rPr>
      </w:pPr>
      <w:r>
        <w:rPr>
          <w:rFonts w:hint="eastAsia" w:ascii="宋体" w:hAnsi="宋体" w:eastAsia="宋体"/>
          <w:b/>
          <w:bCs/>
          <w:szCs w:val="21"/>
        </w:rPr>
        <w:t>类名：Reservation(预约</w:t>
      </w:r>
      <w:r>
        <w:rPr>
          <w:rFonts w:ascii="宋体" w:hAnsi="宋体" w:eastAsia="宋体"/>
          <w:b/>
          <w:bCs/>
          <w:szCs w:val="21"/>
        </w:rPr>
        <w:t>类</w:t>
      </w:r>
      <w:r>
        <w:rPr>
          <w:rFonts w:hint="eastAsia" w:ascii="宋体" w:hAnsi="宋体" w:eastAsia="宋体"/>
          <w:b/>
          <w:bCs/>
          <w:szCs w:val="21"/>
        </w:rPr>
        <w:t>)</w:t>
      </w:r>
    </w:p>
    <w:p w14:paraId="5FDA0FDD">
      <w:pPr>
        <w:spacing w:line="360" w:lineRule="auto"/>
        <w:jc w:val="left"/>
        <w:rPr>
          <w:rFonts w:hint="eastAsia" w:ascii="宋体" w:hAnsi="宋体" w:eastAsia="宋体"/>
          <w:b/>
          <w:bCs/>
          <w:szCs w:val="21"/>
        </w:rPr>
      </w:pPr>
      <w:r>
        <w:rPr>
          <w:rFonts w:hint="eastAsia" w:ascii="宋体" w:hAnsi="宋体" w:eastAsia="宋体"/>
          <w:b/>
          <w:bCs/>
          <w:szCs w:val="21"/>
        </w:rPr>
        <w:t>操作表如表3</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w:t>
      </w:r>
      <w:del w:id="527" w:author="fish [2]" w:date="2025-11-15T21:41:20Z">
        <w:r>
          <w:rPr>
            <w:rFonts w:hint="default" w:ascii="宋体" w:hAnsi="宋体" w:eastAsia="宋体"/>
            <w:b/>
            <w:bCs/>
            <w:szCs w:val="21"/>
            <w:lang w:val="en-US"/>
          </w:rPr>
          <w:delText>8</w:delText>
        </w:r>
      </w:del>
      <w:ins w:id="528" w:author="fish [2]" w:date="2025-11-15T21:41:20Z">
        <w:r>
          <w:rPr>
            <w:rFonts w:hint="eastAsia" w:ascii="宋体" w:hAnsi="宋体" w:eastAsia="宋体"/>
            <w:b/>
            <w:bCs/>
            <w:szCs w:val="21"/>
            <w:lang w:val="en-US" w:eastAsia="zh-CN"/>
          </w:rPr>
          <w:t>9</w:t>
        </w:r>
      </w:ins>
      <w:r>
        <w:rPr>
          <w:rFonts w:hint="eastAsia" w:ascii="宋体" w:hAnsi="宋体" w:eastAsia="宋体"/>
          <w:b/>
          <w:bCs/>
          <w:szCs w:val="21"/>
        </w:rPr>
        <w:t>所示：</w:t>
      </w:r>
    </w:p>
    <w:p w14:paraId="4B9F85A6">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w:t>
      </w:r>
      <w:r>
        <w:rPr>
          <w:rFonts w:hint="eastAsia" w:ascii="宋体" w:hAnsi="宋体" w:eastAsia="宋体"/>
          <w:szCs w:val="21"/>
        </w:rPr>
        <w:t>2</w:t>
      </w:r>
      <w:r>
        <w:rPr>
          <w:rFonts w:ascii="宋体" w:hAnsi="宋体" w:eastAsia="宋体"/>
          <w:szCs w:val="21"/>
        </w:rPr>
        <w:t>.</w:t>
      </w:r>
      <w:del w:id="529" w:author="fish [2]" w:date="2025-11-15T21:41:21Z">
        <w:r>
          <w:rPr>
            <w:rFonts w:hint="default" w:ascii="宋体" w:hAnsi="宋体" w:eastAsia="宋体"/>
            <w:szCs w:val="21"/>
            <w:lang w:val="en-US"/>
          </w:rPr>
          <w:delText>8</w:delText>
        </w:r>
      </w:del>
      <w:ins w:id="530" w:author="fish [2]" w:date="2025-11-15T21:41:21Z">
        <w:r>
          <w:rPr>
            <w:rFonts w:hint="eastAsia" w:ascii="宋体" w:hAnsi="宋体" w:eastAsia="宋体"/>
            <w:szCs w:val="21"/>
            <w:lang w:val="en-US" w:eastAsia="zh-CN"/>
          </w:rPr>
          <w:t>9</w:t>
        </w:r>
      </w:ins>
      <w:r>
        <w:rPr>
          <w:rFonts w:ascii="宋体" w:hAnsi="宋体" w:eastAsia="宋体"/>
          <w:szCs w:val="21"/>
        </w:rPr>
        <w:t xml:space="preserve"> </w:t>
      </w:r>
      <w:r>
        <w:rPr>
          <w:rFonts w:hint="eastAsia" w:ascii="宋体" w:hAnsi="宋体" w:eastAsia="宋体"/>
          <w:szCs w:val="21"/>
        </w:rPr>
        <w:t>Reservation类操作表</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440"/>
        <w:gridCol w:w="2172"/>
      </w:tblGrid>
      <w:tr w14:paraId="1FFE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1D70E84">
            <w:pPr>
              <w:spacing w:line="360" w:lineRule="auto"/>
              <w:jc w:val="center"/>
              <w:rPr>
                <w:rFonts w:hint="eastAsia" w:ascii="宋体" w:hAnsi="宋体" w:eastAsia="宋体"/>
                <w:szCs w:val="21"/>
              </w:rPr>
            </w:pPr>
            <w:r>
              <w:rPr>
                <w:rFonts w:hint="eastAsia" w:ascii="宋体" w:hAnsi="宋体" w:eastAsia="宋体"/>
                <w:szCs w:val="21"/>
              </w:rPr>
              <w:t>操作名称</w:t>
            </w:r>
          </w:p>
        </w:tc>
        <w:tc>
          <w:tcPr>
            <w:tcW w:w="2440" w:type="dxa"/>
            <w:tcBorders>
              <w:top w:val="single" w:color="auto" w:sz="4" w:space="0"/>
              <w:left w:val="single" w:color="auto" w:sz="4" w:space="0"/>
              <w:bottom w:val="single" w:color="auto" w:sz="4" w:space="0"/>
              <w:right w:val="single" w:color="auto" w:sz="4" w:space="0"/>
            </w:tcBorders>
          </w:tcPr>
          <w:p w14:paraId="7254B64A">
            <w:pPr>
              <w:spacing w:line="360" w:lineRule="auto"/>
              <w:jc w:val="center"/>
              <w:rPr>
                <w:rFonts w:hint="eastAsia" w:ascii="宋体" w:hAnsi="宋体" w:eastAsia="宋体"/>
                <w:szCs w:val="21"/>
              </w:rPr>
            </w:pPr>
            <w:r>
              <w:rPr>
                <w:rFonts w:hint="eastAsia" w:ascii="宋体" w:hAnsi="宋体" w:eastAsia="宋体"/>
                <w:szCs w:val="21"/>
              </w:rPr>
              <w:t>函数名</w:t>
            </w:r>
          </w:p>
        </w:tc>
        <w:tc>
          <w:tcPr>
            <w:tcW w:w="2172" w:type="dxa"/>
            <w:tcBorders>
              <w:top w:val="single" w:color="auto" w:sz="4" w:space="0"/>
              <w:left w:val="single" w:color="auto" w:sz="4" w:space="0"/>
              <w:bottom w:val="single" w:color="auto" w:sz="4" w:space="0"/>
              <w:right w:val="single" w:color="auto" w:sz="4" w:space="0"/>
            </w:tcBorders>
          </w:tcPr>
          <w:p w14:paraId="36E23B01">
            <w:pPr>
              <w:spacing w:line="360" w:lineRule="auto"/>
              <w:jc w:val="center"/>
              <w:rPr>
                <w:rFonts w:hint="eastAsia" w:ascii="宋体" w:hAnsi="宋体" w:eastAsia="宋体"/>
                <w:szCs w:val="21"/>
              </w:rPr>
            </w:pPr>
            <w:r>
              <w:rPr>
                <w:rFonts w:hint="eastAsia" w:ascii="宋体" w:hAnsi="宋体" w:eastAsia="宋体"/>
                <w:szCs w:val="21"/>
              </w:rPr>
              <w:t>返回值类型</w:t>
            </w:r>
          </w:p>
        </w:tc>
      </w:tr>
      <w:tr w14:paraId="5B8A7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FCBE63F">
            <w:pPr>
              <w:spacing w:line="360" w:lineRule="auto"/>
              <w:jc w:val="center"/>
              <w:rPr>
                <w:rFonts w:hint="eastAsia" w:ascii="宋体" w:hAnsi="宋体" w:eastAsia="宋体"/>
                <w:szCs w:val="21"/>
              </w:rPr>
            </w:pPr>
            <w:r>
              <w:rPr>
                <w:rFonts w:hint="eastAsia" w:ascii="宋体" w:hAnsi="宋体" w:eastAsia="宋体"/>
                <w:szCs w:val="21"/>
              </w:rPr>
              <w:t>提交预约</w:t>
            </w:r>
          </w:p>
        </w:tc>
        <w:tc>
          <w:tcPr>
            <w:tcW w:w="2440" w:type="dxa"/>
            <w:tcBorders>
              <w:top w:val="single" w:color="auto" w:sz="4" w:space="0"/>
              <w:left w:val="single" w:color="auto" w:sz="4" w:space="0"/>
              <w:bottom w:val="single" w:color="auto" w:sz="4" w:space="0"/>
              <w:right w:val="single" w:color="auto" w:sz="4" w:space="0"/>
            </w:tcBorders>
          </w:tcPr>
          <w:p w14:paraId="4C4D08D4">
            <w:pPr>
              <w:spacing w:line="360" w:lineRule="auto"/>
              <w:jc w:val="center"/>
              <w:rPr>
                <w:rFonts w:hint="eastAsia" w:ascii="宋体" w:hAnsi="宋体" w:eastAsia="宋体"/>
                <w:szCs w:val="21"/>
              </w:rPr>
            </w:pPr>
            <w:r>
              <w:rPr>
                <w:rFonts w:hint="eastAsia" w:ascii="宋体" w:hAnsi="宋体" w:eastAsia="宋体"/>
                <w:szCs w:val="21"/>
              </w:rPr>
              <w:t>addReserve()</w:t>
            </w:r>
          </w:p>
        </w:tc>
        <w:tc>
          <w:tcPr>
            <w:tcW w:w="2172" w:type="dxa"/>
            <w:tcBorders>
              <w:top w:val="single" w:color="auto" w:sz="4" w:space="0"/>
              <w:left w:val="single" w:color="auto" w:sz="4" w:space="0"/>
              <w:bottom w:val="single" w:color="auto" w:sz="4" w:space="0"/>
              <w:right w:val="single" w:color="auto" w:sz="4" w:space="0"/>
            </w:tcBorders>
          </w:tcPr>
          <w:p w14:paraId="4258964A">
            <w:pPr>
              <w:spacing w:line="360" w:lineRule="auto"/>
              <w:jc w:val="center"/>
              <w:rPr>
                <w:rFonts w:hint="eastAsia" w:ascii="宋体" w:hAnsi="宋体" w:eastAsia="宋体"/>
                <w:szCs w:val="21"/>
              </w:rPr>
            </w:pPr>
            <w:r>
              <w:rPr>
                <w:rFonts w:hint="eastAsia" w:ascii="宋体" w:hAnsi="宋体" w:eastAsia="宋体"/>
                <w:szCs w:val="21"/>
              </w:rPr>
              <w:t>bool</w:t>
            </w:r>
          </w:p>
        </w:tc>
      </w:tr>
      <w:tr w14:paraId="527D7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69F4534C">
            <w:pPr>
              <w:spacing w:line="360" w:lineRule="auto"/>
              <w:jc w:val="center"/>
              <w:rPr>
                <w:rFonts w:hint="eastAsia" w:ascii="宋体" w:hAnsi="宋体" w:eastAsia="宋体"/>
                <w:szCs w:val="21"/>
              </w:rPr>
            </w:pPr>
            <w:r>
              <w:rPr>
                <w:rFonts w:hint="eastAsia" w:ascii="宋体" w:hAnsi="宋体" w:eastAsia="宋体"/>
                <w:szCs w:val="21"/>
              </w:rPr>
              <w:t>删除预约</w:t>
            </w:r>
          </w:p>
        </w:tc>
        <w:tc>
          <w:tcPr>
            <w:tcW w:w="2440" w:type="dxa"/>
            <w:tcBorders>
              <w:top w:val="single" w:color="auto" w:sz="4" w:space="0"/>
              <w:left w:val="single" w:color="auto" w:sz="4" w:space="0"/>
              <w:bottom w:val="single" w:color="auto" w:sz="4" w:space="0"/>
              <w:right w:val="single" w:color="auto" w:sz="4" w:space="0"/>
            </w:tcBorders>
          </w:tcPr>
          <w:p w14:paraId="5D2C7FA5">
            <w:pPr>
              <w:spacing w:line="360" w:lineRule="auto"/>
              <w:jc w:val="center"/>
              <w:rPr>
                <w:rFonts w:hint="eastAsia" w:ascii="宋体" w:hAnsi="宋体" w:eastAsia="宋体"/>
                <w:szCs w:val="21"/>
              </w:rPr>
            </w:pPr>
            <w:r>
              <w:rPr>
                <w:rFonts w:hint="eastAsia" w:ascii="宋体" w:hAnsi="宋体" w:eastAsia="宋体"/>
                <w:szCs w:val="21"/>
              </w:rPr>
              <w:t>deleteReserve()</w:t>
            </w:r>
          </w:p>
        </w:tc>
        <w:tc>
          <w:tcPr>
            <w:tcW w:w="2172" w:type="dxa"/>
            <w:tcBorders>
              <w:top w:val="single" w:color="auto" w:sz="4" w:space="0"/>
              <w:left w:val="single" w:color="auto" w:sz="4" w:space="0"/>
              <w:bottom w:val="single" w:color="auto" w:sz="4" w:space="0"/>
              <w:right w:val="single" w:color="auto" w:sz="4" w:space="0"/>
            </w:tcBorders>
          </w:tcPr>
          <w:p w14:paraId="0F29D282">
            <w:pPr>
              <w:spacing w:line="360" w:lineRule="auto"/>
              <w:jc w:val="center"/>
              <w:rPr>
                <w:rFonts w:hint="eastAsia" w:ascii="宋体" w:hAnsi="宋体" w:eastAsia="宋体"/>
                <w:szCs w:val="21"/>
              </w:rPr>
            </w:pPr>
            <w:r>
              <w:rPr>
                <w:rFonts w:hint="eastAsia" w:ascii="宋体" w:hAnsi="宋体" w:eastAsia="宋体"/>
                <w:szCs w:val="21"/>
              </w:rPr>
              <w:t>bool</w:t>
            </w:r>
          </w:p>
        </w:tc>
      </w:tr>
      <w:tr w14:paraId="30F1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283C374">
            <w:pPr>
              <w:spacing w:line="360" w:lineRule="auto"/>
              <w:jc w:val="center"/>
              <w:rPr>
                <w:rFonts w:hint="eastAsia" w:ascii="宋体" w:hAnsi="宋体" w:eastAsia="宋体"/>
                <w:szCs w:val="21"/>
              </w:rPr>
            </w:pPr>
            <w:r>
              <w:rPr>
                <w:rFonts w:hint="eastAsia" w:ascii="宋体" w:hAnsi="宋体" w:eastAsia="宋体"/>
                <w:szCs w:val="21"/>
              </w:rPr>
              <w:t>返回时段ID</w:t>
            </w:r>
          </w:p>
        </w:tc>
        <w:tc>
          <w:tcPr>
            <w:tcW w:w="2440" w:type="dxa"/>
            <w:tcBorders>
              <w:top w:val="single" w:color="auto" w:sz="4" w:space="0"/>
              <w:left w:val="single" w:color="auto" w:sz="4" w:space="0"/>
              <w:bottom w:val="single" w:color="auto" w:sz="4" w:space="0"/>
              <w:right w:val="single" w:color="auto" w:sz="4" w:space="0"/>
            </w:tcBorders>
          </w:tcPr>
          <w:p w14:paraId="03EDF889">
            <w:pPr>
              <w:spacing w:line="360" w:lineRule="auto"/>
              <w:jc w:val="center"/>
              <w:rPr>
                <w:rFonts w:hint="eastAsia" w:ascii="宋体" w:hAnsi="宋体" w:eastAsia="宋体"/>
                <w:szCs w:val="21"/>
              </w:rPr>
            </w:pPr>
            <w:r>
              <w:rPr>
                <w:rFonts w:hint="eastAsia" w:ascii="宋体" w:hAnsi="宋体" w:eastAsia="宋体"/>
                <w:szCs w:val="21"/>
              </w:rPr>
              <w:t>getPeriodId()</w:t>
            </w:r>
          </w:p>
        </w:tc>
        <w:tc>
          <w:tcPr>
            <w:tcW w:w="2172" w:type="dxa"/>
            <w:tcBorders>
              <w:top w:val="single" w:color="auto" w:sz="4" w:space="0"/>
              <w:left w:val="single" w:color="auto" w:sz="4" w:space="0"/>
              <w:bottom w:val="single" w:color="auto" w:sz="4" w:space="0"/>
              <w:right w:val="single" w:color="auto" w:sz="4" w:space="0"/>
            </w:tcBorders>
          </w:tcPr>
          <w:p w14:paraId="5B644682">
            <w:pPr>
              <w:spacing w:line="360" w:lineRule="auto"/>
              <w:jc w:val="center"/>
              <w:rPr>
                <w:rFonts w:hint="eastAsia" w:ascii="宋体" w:hAnsi="宋体" w:eastAsia="宋体"/>
                <w:szCs w:val="21"/>
              </w:rPr>
            </w:pPr>
            <w:r>
              <w:rPr>
                <w:rFonts w:hint="eastAsia" w:ascii="宋体" w:hAnsi="宋体" w:eastAsia="宋体"/>
                <w:szCs w:val="21"/>
              </w:rPr>
              <w:t>varchar</w:t>
            </w:r>
          </w:p>
        </w:tc>
      </w:tr>
      <w:tr w14:paraId="2648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54E1AED">
            <w:pPr>
              <w:spacing w:line="360" w:lineRule="auto"/>
              <w:jc w:val="center"/>
              <w:rPr>
                <w:rFonts w:hint="eastAsia" w:ascii="宋体" w:hAnsi="宋体" w:eastAsia="宋体"/>
                <w:szCs w:val="21"/>
              </w:rPr>
            </w:pPr>
            <w:r>
              <w:rPr>
                <w:rFonts w:hint="eastAsia" w:ascii="宋体" w:hAnsi="宋体" w:eastAsia="宋体"/>
                <w:szCs w:val="21"/>
              </w:rPr>
              <w:t>提交时段ID</w:t>
            </w:r>
          </w:p>
        </w:tc>
        <w:tc>
          <w:tcPr>
            <w:tcW w:w="2440" w:type="dxa"/>
            <w:tcBorders>
              <w:top w:val="single" w:color="auto" w:sz="4" w:space="0"/>
              <w:left w:val="single" w:color="auto" w:sz="4" w:space="0"/>
              <w:bottom w:val="single" w:color="auto" w:sz="4" w:space="0"/>
              <w:right w:val="single" w:color="auto" w:sz="4" w:space="0"/>
            </w:tcBorders>
          </w:tcPr>
          <w:p w14:paraId="606BD15C">
            <w:pPr>
              <w:spacing w:line="360" w:lineRule="auto"/>
              <w:jc w:val="center"/>
              <w:rPr>
                <w:rFonts w:hint="eastAsia" w:ascii="宋体" w:hAnsi="宋体" w:eastAsia="宋体"/>
                <w:szCs w:val="21"/>
              </w:rPr>
            </w:pPr>
            <w:r>
              <w:rPr>
                <w:rFonts w:hint="eastAsia" w:ascii="宋体" w:hAnsi="宋体" w:eastAsia="宋体"/>
                <w:szCs w:val="21"/>
              </w:rPr>
              <w:t>submitPeriodId()</w:t>
            </w:r>
          </w:p>
        </w:tc>
        <w:tc>
          <w:tcPr>
            <w:tcW w:w="2172" w:type="dxa"/>
            <w:tcBorders>
              <w:top w:val="single" w:color="auto" w:sz="4" w:space="0"/>
              <w:left w:val="single" w:color="auto" w:sz="4" w:space="0"/>
              <w:bottom w:val="single" w:color="auto" w:sz="4" w:space="0"/>
              <w:right w:val="single" w:color="auto" w:sz="4" w:space="0"/>
            </w:tcBorders>
          </w:tcPr>
          <w:p w14:paraId="234B9967">
            <w:pPr>
              <w:spacing w:line="360" w:lineRule="auto"/>
              <w:jc w:val="center"/>
              <w:rPr>
                <w:rFonts w:hint="eastAsia" w:ascii="宋体" w:hAnsi="宋体" w:eastAsia="宋体"/>
                <w:szCs w:val="21"/>
              </w:rPr>
            </w:pPr>
            <w:r>
              <w:rPr>
                <w:rFonts w:hint="eastAsia" w:ascii="宋体" w:hAnsi="宋体" w:eastAsia="宋体"/>
                <w:szCs w:val="21"/>
              </w:rPr>
              <w:t>bool</w:t>
            </w:r>
          </w:p>
        </w:tc>
      </w:tr>
      <w:tr w14:paraId="19879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5435BF24">
            <w:pPr>
              <w:spacing w:line="360" w:lineRule="auto"/>
              <w:jc w:val="center"/>
              <w:rPr>
                <w:rFonts w:hint="eastAsia" w:ascii="宋体" w:hAnsi="宋体" w:eastAsia="宋体"/>
                <w:szCs w:val="21"/>
              </w:rPr>
            </w:pPr>
            <w:r>
              <w:rPr>
                <w:rFonts w:hint="eastAsia" w:ascii="宋体" w:hAnsi="宋体" w:eastAsia="宋体"/>
                <w:szCs w:val="21"/>
              </w:rPr>
              <w:t>返回用户ID</w:t>
            </w:r>
          </w:p>
        </w:tc>
        <w:tc>
          <w:tcPr>
            <w:tcW w:w="2440" w:type="dxa"/>
            <w:tcBorders>
              <w:top w:val="single" w:color="auto" w:sz="4" w:space="0"/>
              <w:left w:val="single" w:color="auto" w:sz="4" w:space="0"/>
              <w:bottom w:val="single" w:color="auto" w:sz="4" w:space="0"/>
              <w:right w:val="single" w:color="auto" w:sz="4" w:space="0"/>
            </w:tcBorders>
          </w:tcPr>
          <w:p w14:paraId="2CF29DA6">
            <w:pPr>
              <w:spacing w:line="360" w:lineRule="auto"/>
              <w:jc w:val="center"/>
              <w:rPr>
                <w:rFonts w:hint="eastAsia" w:ascii="宋体" w:hAnsi="宋体" w:eastAsia="宋体"/>
                <w:szCs w:val="21"/>
              </w:rPr>
            </w:pPr>
            <w:r>
              <w:rPr>
                <w:rFonts w:hint="eastAsia" w:ascii="宋体" w:hAnsi="宋体" w:eastAsia="宋体"/>
                <w:szCs w:val="21"/>
              </w:rPr>
              <w:t>getUserId()</w:t>
            </w:r>
          </w:p>
        </w:tc>
        <w:tc>
          <w:tcPr>
            <w:tcW w:w="2172" w:type="dxa"/>
            <w:tcBorders>
              <w:top w:val="single" w:color="auto" w:sz="4" w:space="0"/>
              <w:left w:val="single" w:color="auto" w:sz="4" w:space="0"/>
              <w:bottom w:val="single" w:color="auto" w:sz="4" w:space="0"/>
              <w:right w:val="single" w:color="auto" w:sz="4" w:space="0"/>
            </w:tcBorders>
          </w:tcPr>
          <w:p w14:paraId="7296AD69">
            <w:pPr>
              <w:spacing w:line="360" w:lineRule="auto"/>
              <w:jc w:val="center"/>
              <w:rPr>
                <w:rFonts w:hint="eastAsia" w:ascii="宋体" w:hAnsi="宋体" w:eastAsia="宋体"/>
                <w:szCs w:val="21"/>
              </w:rPr>
            </w:pPr>
            <w:r>
              <w:rPr>
                <w:rFonts w:hint="eastAsia" w:ascii="宋体" w:hAnsi="宋体" w:eastAsia="宋体"/>
                <w:szCs w:val="21"/>
              </w:rPr>
              <w:t>varchar</w:t>
            </w:r>
          </w:p>
        </w:tc>
      </w:tr>
      <w:tr w14:paraId="2E8C1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21D21A3">
            <w:pPr>
              <w:spacing w:line="360" w:lineRule="auto"/>
              <w:jc w:val="center"/>
              <w:rPr>
                <w:rFonts w:hint="eastAsia" w:ascii="宋体" w:hAnsi="宋体" w:eastAsia="宋体"/>
                <w:szCs w:val="21"/>
              </w:rPr>
            </w:pPr>
            <w:r>
              <w:rPr>
                <w:rFonts w:hint="eastAsia" w:ascii="宋体" w:hAnsi="宋体" w:eastAsia="宋体"/>
                <w:szCs w:val="21"/>
              </w:rPr>
              <w:t>提交用户ID</w:t>
            </w:r>
          </w:p>
        </w:tc>
        <w:tc>
          <w:tcPr>
            <w:tcW w:w="2440" w:type="dxa"/>
            <w:tcBorders>
              <w:top w:val="single" w:color="auto" w:sz="4" w:space="0"/>
              <w:left w:val="single" w:color="auto" w:sz="4" w:space="0"/>
              <w:bottom w:val="single" w:color="auto" w:sz="4" w:space="0"/>
              <w:right w:val="single" w:color="auto" w:sz="4" w:space="0"/>
            </w:tcBorders>
          </w:tcPr>
          <w:p w14:paraId="32A01886">
            <w:pPr>
              <w:spacing w:line="360" w:lineRule="auto"/>
              <w:jc w:val="center"/>
              <w:rPr>
                <w:rFonts w:hint="eastAsia" w:ascii="宋体" w:hAnsi="宋体" w:eastAsia="宋体"/>
                <w:szCs w:val="21"/>
              </w:rPr>
            </w:pPr>
            <w:r>
              <w:rPr>
                <w:rFonts w:hint="eastAsia" w:ascii="宋体" w:hAnsi="宋体" w:eastAsia="宋体"/>
                <w:szCs w:val="21"/>
              </w:rPr>
              <w:t>submitUserId()</w:t>
            </w:r>
          </w:p>
        </w:tc>
        <w:tc>
          <w:tcPr>
            <w:tcW w:w="2172" w:type="dxa"/>
            <w:tcBorders>
              <w:top w:val="single" w:color="auto" w:sz="4" w:space="0"/>
              <w:left w:val="single" w:color="auto" w:sz="4" w:space="0"/>
              <w:bottom w:val="single" w:color="auto" w:sz="4" w:space="0"/>
              <w:right w:val="single" w:color="auto" w:sz="4" w:space="0"/>
            </w:tcBorders>
          </w:tcPr>
          <w:p w14:paraId="42D989E6">
            <w:pPr>
              <w:spacing w:line="360" w:lineRule="auto"/>
              <w:jc w:val="center"/>
              <w:rPr>
                <w:rFonts w:hint="eastAsia" w:ascii="宋体" w:hAnsi="宋体" w:eastAsia="宋体"/>
                <w:szCs w:val="21"/>
              </w:rPr>
            </w:pPr>
            <w:r>
              <w:rPr>
                <w:rFonts w:hint="eastAsia" w:ascii="宋体" w:hAnsi="宋体" w:eastAsia="宋体"/>
                <w:szCs w:val="21"/>
              </w:rPr>
              <w:t>bool</w:t>
            </w:r>
          </w:p>
        </w:tc>
      </w:tr>
      <w:tr w14:paraId="74D53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F43F25D">
            <w:pPr>
              <w:spacing w:line="360" w:lineRule="auto"/>
              <w:jc w:val="center"/>
              <w:rPr>
                <w:rFonts w:hint="eastAsia" w:ascii="宋体" w:hAnsi="宋体" w:eastAsia="宋体"/>
                <w:szCs w:val="21"/>
              </w:rPr>
            </w:pPr>
            <w:r>
              <w:rPr>
                <w:rFonts w:hint="eastAsia" w:ascii="宋体" w:hAnsi="宋体" w:eastAsia="宋体"/>
                <w:szCs w:val="21"/>
              </w:rPr>
              <w:t>返回用户手机号</w:t>
            </w:r>
          </w:p>
        </w:tc>
        <w:tc>
          <w:tcPr>
            <w:tcW w:w="2440" w:type="dxa"/>
            <w:tcBorders>
              <w:top w:val="single" w:color="auto" w:sz="4" w:space="0"/>
              <w:left w:val="single" w:color="auto" w:sz="4" w:space="0"/>
              <w:bottom w:val="single" w:color="auto" w:sz="4" w:space="0"/>
              <w:right w:val="single" w:color="auto" w:sz="4" w:space="0"/>
            </w:tcBorders>
          </w:tcPr>
          <w:p w14:paraId="7CB5B32C">
            <w:pPr>
              <w:spacing w:line="360" w:lineRule="auto"/>
              <w:jc w:val="center"/>
              <w:rPr>
                <w:rFonts w:hint="eastAsia" w:ascii="宋体" w:hAnsi="宋体" w:eastAsia="宋体"/>
                <w:szCs w:val="21"/>
              </w:rPr>
            </w:pPr>
            <w:r>
              <w:rPr>
                <w:rFonts w:hint="eastAsia" w:ascii="宋体" w:hAnsi="宋体" w:eastAsia="宋体"/>
                <w:szCs w:val="21"/>
              </w:rPr>
              <w:t>getUserPhoneNum()</w:t>
            </w:r>
          </w:p>
        </w:tc>
        <w:tc>
          <w:tcPr>
            <w:tcW w:w="2172" w:type="dxa"/>
            <w:tcBorders>
              <w:top w:val="single" w:color="auto" w:sz="4" w:space="0"/>
              <w:left w:val="single" w:color="auto" w:sz="4" w:space="0"/>
              <w:bottom w:val="single" w:color="auto" w:sz="4" w:space="0"/>
              <w:right w:val="single" w:color="auto" w:sz="4" w:space="0"/>
            </w:tcBorders>
          </w:tcPr>
          <w:p w14:paraId="61A79392">
            <w:pPr>
              <w:spacing w:line="360" w:lineRule="auto"/>
              <w:jc w:val="center"/>
              <w:rPr>
                <w:rFonts w:hint="eastAsia" w:ascii="宋体" w:hAnsi="宋体" w:eastAsia="宋体"/>
                <w:szCs w:val="21"/>
              </w:rPr>
            </w:pPr>
            <w:r>
              <w:rPr>
                <w:rFonts w:hint="eastAsia" w:ascii="宋体" w:hAnsi="宋体" w:eastAsia="宋体"/>
                <w:szCs w:val="21"/>
              </w:rPr>
              <w:t>varchar</w:t>
            </w:r>
          </w:p>
        </w:tc>
      </w:tr>
      <w:tr w14:paraId="47B3E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324DC82">
            <w:pPr>
              <w:spacing w:line="360" w:lineRule="auto"/>
              <w:jc w:val="center"/>
              <w:rPr>
                <w:rFonts w:hint="eastAsia" w:ascii="宋体" w:hAnsi="宋体" w:eastAsia="宋体"/>
                <w:szCs w:val="21"/>
              </w:rPr>
            </w:pPr>
            <w:r>
              <w:rPr>
                <w:rFonts w:hint="eastAsia" w:ascii="宋体" w:hAnsi="宋体" w:eastAsia="宋体"/>
                <w:szCs w:val="21"/>
              </w:rPr>
              <w:t>提交用户手机号</w:t>
            </w:r>
          </w:p>
        </w:tc>
        <w:tc>
          <w:tcPr>
            <w:tcW w:w="2440" w:type="dxa"/>
            <w:tcBorders>
              <w:top w:val="single" w:color="auto" w:sz="4" w:space="0"/>
              <w:left w:val="single" w:color="auto" w:sz="4" w:space="0"/>
              <w:bottom w:val="single" w:color="auto" w:sz="4" w:space="0"/>
              <w:right w:val="single" w:color="auto" w:sz="4" w:space="0"/>
            </w:tcBorders>
          </w:tcPr>
          <w:p w14:paraId="282C4843">
            <w:pPr>
              <w:spacing w:line="360" w:lineRule="auto"/>
              <w:jc w:val="center"/>
              <w:rPr>
                <w:rFonts w:hint="eastAsia" w:ascii="宋体" w:hAnsi="宋体" w:eastAsia="宋体"/>
                <w:szCs w:val="21"/>
              </w:rPr>
            </w:pPr>
            <w:r>
              <w:rPr>
                <w:rFonts w:hint="eastAsia" w:ascii="宋体" w:hAnsi="宋体" w:eastAsia="宋体"/>
                <w:szCs w:val="21"/>
              </w:rPr>
              <w:t>submitUserPhoneNum()</w:t>
            </w:r>
          </w:p>
        </w:tc>
        <w:tc>
          <w:tcPr>
            <w:tcW w:w="2172" w:type="dxa"/>
            <w:tcBorders>
              <w:top w:val="single" w:color="auto" w:sz="4" w:space="0"/>
              <w:left w:val="single" w:color="auto" w:sz="4" w:space="0"/>
              <w:bottom w:val="single" w:color="auto" w:sz="4" w:space="0"/>
              <w:right w:val="single" w:color="auto" w:sz="4" w:space="0"/>
            </w:tcBorders>
          </w:tcPr>
          <w:p w14:paraId="45DCEE6F">
            <w:pPr>
              <w:spacing w:line="360" w:lineRule="auto"/>
              <w:jc w:val="center"/>
              <w:rPr>
                <w:rFonts w:hint="eastAsia" w:ascii="宋体" w:hAnsi="宋体" w:eastAsia="宋体"/>
                <w:szCs w:val="21"/>
              </w:rPr>
            </w:pPr>
            <w:r>
              <w:rPr>
                <w:rFonts w:hint="eastAsia" w:ascii="宋体" w:hAnsi="宋体" w:eastAsia="宋体"/>
                <w:szCs w:val="21"/>
              </w:rPr>
              <w:t>bool</w:t>
            </w:r>
          </w:p>
        </w:tc>
      </w:tr>
    </w:tbl>
    <w:p w14:paraId="5B80DC65">
      <w:pPr>
        <w:rPr>
          <w:rFonts w:hint="eastAsia"/>
        </w:rPr>
      </w:pPr>
    </w:p>
    <w:p w14:paraId="799407FF">
      <w:pPr>
        <w:pStyle w:val="3"/>
        <w:rPr>
          <w:rFonts w:hint="eastAsia"/>
        </w:rPr>
      </w:pPr>
      <w:bookmarkStart w:id="13" w:name="_Toc149848666"/>
      <w:r>
        <w:rPr>
          <w:rFonts w:hint="eastAsia"/>
        </w:rPr>
        <w:t>4、三层精化类图</w:t>
      </w:r>
      <w:bookmarkEnd w:id="13"/>
    </w:p>
    <w:p w14:paraId="3F03C4C3">
      <w:pPr>
        <w:pStyle w:val="5"/>
        <w:rPr>
          <w:rFonts w:hint="eastAsia" w:ascii="宋体" w:hAnsi="宋体"/>
          <w:szCs w:val="21"/>
        </w:rPr>
      </w:pPr>
      <w:bookmarkStart w:id="14" w:name="_Toc149848667"/>
      <w:r>
        <w:rPr>
          <w:rFonts w:ascii="宋体" w:hAnsi="宋体"/>
          <w:szCs w:val="21"/>
        </w:rPr>
        <w:t>4.</w:t>
      </w:r>
      <w:r>
        <w:rPr>
          <w:rFonts w:hint="eastAsia" w:ascii="宋体" w:hAnsi="宋体"/>
          <w:szCs w:val="21"/>
        </w:rPr>
        <w:t>1</w:t>
      </w:r>
      <w:r>
        <w:rPr>
          <w:rFonts w:ascii="宋体" w:hAnsi="宋体"/>
          <w:szCs w:val="21"/>
        </w:rPr>
        <w:t>对</w:t>
      </w:r>
      <w:r>
        <w:rPr>
          <w:rFonts w:hint="eastAsia" w:ascii="宋体" w:hAnsi="宋体"/>
          <w:szCs w:val="21"/>
        </w:rPr>
        <w:t>Administrator</w:t>
      </w:r>
      <w:r>
        <w:rPr>
          <w:rFonts w:ascii="宋体" w:hAnsi="宋体"/>
          <w:szCs w:val="21"/>
        </w:rPr>
        <w:t>类的三层划分</w:t>
      </w:r>
    </w:p>
    <w:p w14:paraId="0EA041E3">
      <w:pPr>
        <w:spacing w:line="360" w:lineRule="auto"/>
        <w:rPr>
          <w:rFonts w:hint="eastAsia" w:ascii="宋体" w:hAnsi="宋体" w:eastAsia="宋体"/>
        </w:rPr>
      </w:pPr>
      <w:r>
        <w:rPr>
          <w:rFonts w:ascii="宋体" w:hAnsi="宋体" w:eastAsia="宋体"/>
        </w:rPr>
        <w:t xml:space="preserve">界面层：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6CDC8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67" w:type="dxa"/>
          </w:tcPr>
          <w:p w14:paraId="350C5B29">
            <w:pPr>
              <w:spacing w:line="360" w:lineRule="auto"/>
              <w:jc w:val="center"/>
              <w:rPr>
                <w:rFonts w:hint="eastAsia" w:ascii="宋体" w:hAnsi="宋体" w:eastAsia="宋体"/>
              </w:rPr>
            </w:pPr>
            <w:r>
              <w:rPr>
                <w:rFonts w:ascii="宋体" w:hAnsi="宋体" w:eastAsia="宋体"/>
              </w:rPr>
              <w:t>名称</w:t>
            </w:r>
          </w:p>
        </w:tc>
        <w:tc>
          <w:tcPr>
            <w:tcW w:w="4529" w:type="dxa"/>
          </w:tcPr>
          <w:p w14:paraId="3612087D">
            <w:pPr>
              <w:spacing w:line="360" w:lineRule="auto"/>
              <w:jc w:val="center"/>
              <w:rPr>
                <w:rFonts w:hint="eastAsia" w:ascii="宋体" w:hAnsi="宋体" w:eastAsia="宋体"/>
              </w:rPr>
            </w:pPr>
            <w:r>
              <w:rPr>
                <w:rFonts w:ascii="宋体" w:hAnsi="宋体" w:eastAsia="宋体"/>
              </w:rPr>
              <w:t>描述</w:t>
            </w:r>
          </w:p>
        </w:tc>
      </w:tr>
      <w:tr w14:paraId="6E20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tcPr>
          <w:p w14:paraId="62282D23">
            <w:pPr>
              <w:spacing w:line="360" w:lineRule="auto"/>
              <w:rPr>
                <w:rFonts w:hint="eastAsia" w:ascii="宋体" w:hAnsi="宋体" w:eastAsia="宋体"/>
              </w:rPr>
            </w:pPr>
            <w:r>
              <w:rPr>
                <w:rFonts w:hint="eastAsia" w:ascii="宋体" w:hAnsi="宋体" w:eastAsia="宋体"/>
              </w:rPr>
              <w:t>s</w:t>
            </w:r>
            <w:r>
              <w:rPr>
                <w:rFonts w:ascii="宋体" w:hAnsi="宋体" w:eastAsia="宋体"/>
              </w:rPr>
              <w:t>ign</w:t>
            </w:r>
            <w:r>
              <w:rPr>
                <w:rFonts w:hint="eastAsia" w:ascii="宋体" w:hAnsi="宋体" w:eastAsia="宋体"/>
              </w:rPr>
              <w:t>in.html</w:t>
            </w:r>
          </w:p>
        </w:tc>
        <w:tc>
          <w:tcPr>
            <w:tcW w:w="4529" w:type="dxa"/>
          </w:tcPr>
          <w:p w14:paraId="3A587227">
            <w:pPr>
              <w:spacing w:line="360" w:lineRule="auto"/>
              <w:rPr>
                <w:rFonts w:hint="eastAsia" w:ascii="宋体" w:hAnsi="宋体" w:eastAsia="宋体"/>
              </w:rPr>
            </w:pPr>
            <w:r>
              <w:rPr>
                <w:rFonts w:hint="eastAsia" w:ascii="宋体" w:hAnsi="宋体" w:eastAsia="宋体"/>
              </w:rPr>
              <w:t>登录界面</w:t>
            </w:r>
          </w:p>
        </w:tc>
      </w:tr>
      <w:tr w14:paraId="5602C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tcPr>
          <w:p w14:paraId="6240DA7D">
            <w:pPr>
              <w:spacing w:line="360" w:lineRule="auto"/>
              <w:rPr>
                <w:rFonts w:hint="eastAsia" w:ascii="宋体" w:hAnsi="宋体" w:eastAsia="宋体"/>
              </w:rPr>
            </w:pPr>
            <w:r>
              <w:rPr>
                <w:rFonts w:ascii="宋体" w:hAnsi="宋体" w:eastAsia="宋体"/>
              </w:rPr>
              <w:t>index.html</w:t>
            </w:r>
          </w:p>
        </w:tc>
        <w:tc>
          <w:tcPr>
            <w:tcW w:w="4529" w:type="dxa"/>
          </w:tcPr>
          <w:p w14:paraId="6D0AE511">
            <w:pPr>
              <w:spacing w:line="360" w:lineRule="auto"/>
              <w:rPr>
                <w:rFonts w:hint="eastAsia" w:ascii="宋体" w:hAnsi="宋体" w:eastAsia="宋体"/>
              </w:rPr>
            </w:pPr>
            <w:r>
              <w:rPr>
                <w:rFonts w:hint="eastAsia" w:ascii="宋体" w:hAnsi="宋体" w:eastAsia="宋体"/>
              </w:rPr>
              <w:t>首页</w:t>
            </w:r>
          </w:p>
        </w:tc>
      </w:tr>
      <w:tr w14:paraId="525A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429DDE9C">
            <w:pPr>
              <w:spacing w:line="360" w:lineRule="auto"/>
              <w:rPr>
                <w:rFonts w:hint="eastAsia" w:ascii="宋体" w:hAnsi="宋体" w:eastAsia="宋体"/>
              </w:rPr>
            </w:pPr>
            <w:r>
              <w:rPr>
                <w:rFonts w:ascii="宋体" w:hAnsi="宋体" w:eastAsia="宋体"/>
              </w:rPr>
              <w:t>manageUser.html</w:t>
            </w:r>
          </w:p>
        </w:tc>
        <w:tc>
          <w:tcPr>
            <w:tcW w:w="4529" w:type="dxa"/>
          </w:tcPr>
          <w:p w14:paraId="3D71D08D">
            <w:pPr>
              <w:spacing w:line="360" w:lineRule="auto"/>
              <w:rPr>
                <w:rFonts w:hint="eastAsia" w:ascii="宋体" w:hAnsi="宋体" w:eastAsia="宋体"/>
              </w:rPr>
            </w:pPr>
            <w:r>
              <w:rPr>
                <w:rFonts w:hint="eastAsia" w:ascii="宋体" w:hAnsi="宋体" w:eastAsia="宋体"/>
              </w:rPr>
              <w:t>管理用户账号页面</w:t>
            </w:r>
          </w:p>
        </w:tc>
      </w:tr>
      <w:tr w14:paraId="31AE1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77257004">
            <w:pPr>
              <w:spacing w:line="360" w:lineRule="auto"/>
              <w:rPr>
                <w:rFonts w:hint="eastAsia" w:ascii="宋体" w:hAnsi="宋体" w:eastAsia="宋体"/>
              </w:rPr>
            </w:pPr>
            <w:r>
              <w:rPr>
                <w:rFonts w:hint="eastAsia" w:ascii="宋体" w:hAnsi="宋体" w:eastAsia="宋体"/>
              </w:rPr>
              <w:t>r</w:t>
            </w:r>
            <w:r>
              <w:rPr>
                <w:rFonts w:ascii="宋体" w:hAnsi="宋体" w:eastAsia="宋体"/>
              </w:rPr>
              <w:t>esultSearchUser.html</w:t>
            </w:r>
          </w:p>
        </w:tc>
        <w:tc>
          <w:tcPr>
            <w:tcW w:w="4529" w:type="dxa"/>
          </w:tcPr>
          <w:p w14:paraId="72473AF7">
            <w:pPr>
              <w:spacing w:line="360" w:lineRule="auto"/>
              <w:rPr>
                <w:rFonts w:hint="eastAsia" w:ascii="宋体" w:hAnsi="宋体" w:eastAsia="宋体"/>
              </w:rPr>
            </w:pPr>
            <w:r>
              <w:rPr>
                <w:rFonts w:hint="eastAsia" w:ascii="宋体" w:hAnsi="宋体" w:eastAsia="宋体"/>
              </w:rPr>
              <w:t>查询用户结果页面</w:t>
            </w:r>
          </w:p>
        </w:tc>
      </w:tr>
      <w:tr w14:paraId="4297D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7FA03727">
            <w:pPr>
              <w:spacing w:line="360" w:lineRule="auto"/>
              <w:rPr>
                <w:rFonts w:hint="eastAsia" w:ascii="宋体" w:hAnsi="宋体" w:eastAsia="宋体"/>
              </w:rPr>
            </w:pPr>
            <w:r>
              <w:rPr>
                <w:rFonts w:ascii="宋体" w:hAnsi="宋体" w:eastAsia="宋体"/>
              </w:rPr>
              <w:t>audit</w:t>
            </w:r>
            <w:r>
              <w:rPr>
                <w:rFonts w:hint="eastAsia" w:ascii="宋体" w:hAnsi="宋体" w:eastAsia="宋体"/>
              </w:rPr>
              <w:t>Stadium</w:t>
            </w:r>
            <w:r>
              <w:rPr>
                <w:rFonts w:ascii="宋体" w:hAnsi="宋体" w:eastAsia="宋体"/>
              </w:rPr>
              <w:t>.html</w:t>
            </w:r>
          </w:p>
        </w:tc>
        <w:tc>
          <w:tcPr>
            <w:tcW w:w="4529" w:type="dxa"/>
          </w:tcPr>
          <w:p w14:paraId="4070CDE7">
            <w:pPr>
              <w:spacing w:line="360" w:lineRule="auto"/>
              <w:rPr>
                <w:rFonts w:hint="eastAsia" w:ascii="宋体" w:hAnsi="宋体" w:eastAsia="宋体"/>
              </w:rPr>
            </w:pPr>
            <w:r>
              <w:rPr>
                <w:rFonts w:hint="eastAsia" w:ascii="宋体" w:hAnsi="宋体" w:eastAsia="宋体"/>
              </w:rPr>
              <w:t>审核体育场馆页面</w:t>
            </w:r>
          </w:p>
        </w:tc>
      </w:tr>
      <w:tr w14:paraId="4797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574A332F">
            <w:pPr>
              <w:spacing w:line="360" w:lineRule="auto"/>
              <w:rPr>
                <w:rFonts w:hint="eastAsia" w:ascii="宋体" w:hAnsi="宋体" w:eastAsia="宋体"/>
              </w:rPr>
            </w:pPr>
            <w:r>
              <w:rPr>
                <w:rFonts w:ascii="宋体" w:hAnsi="宋体" w:eastAsia="宋体"/>
              </w:rPr>
              <w:t>audit</w:t>
            </w:r>
            <w:r>
              <w:rPr>
                <w:rFonts w:hint="eastAsia" w:ascii="宋体" w:hAnsi="宋体" w:eastAsia="宋体"/>
              </w:rPr>
              <w:t>Comment</w:t>
            </w:r>
            <w:r>
              <w:rPr>
                <w:rFonts w:ascii="宋体" w:hAnsi="宋体" w:eastAsia="宋体"/>
              </w:rPr>
              <w:t>.html</w:t>
            </w:r>
          </w:p>
        </w:tc>
        <w:tc>
          <w:tcPr>
            <w:tcW w:w="4529" w:type="dxa"/>
          </w:tcPr>
          <w:p w14:paraId="549A896F">
            <w:pPr>
              <w:spacing w:line="360" w:lineRule="auto"/>
              <w:rPr>
                <w:rFonts w:hint="eastAsia" w:ascii="宋体" w:hAnsi="宋体" w:eastAsia="宋体"/>
              </w:rPr>
            </w:pPr>
            <w:r>
              <w:rPr>
                <w:rFonts w:hint="eastAsia" w:ascii="宋体" w:hAnsi="宋体" w:eastAsia="宋体"/>
              </w:rPr>
              <w:t>审核评论页面</w:t>
            </w:r>
          </w:p>
        </w:tc>
      </w:tr>
    </w:tbl>
    <w:p w14:paraId="12B40286">
      <w:pPr>
        <w:spacing w:line="360" w:lineRule="auto"/>
        <w:rPr>
          <w:rFonts w:hint="eastAsia" w:ascii="宋体" w:hAnsi="宋体" w:eastAsia="宋体"/>
        </w:rPr>
      </w:pPr>
      <w:r>
        <w:rPr>
          <w:rFonts w:ascii="宋体" w:hAnsi="宋体" w:eastAsia="宋体"/>
        </w:rPr>
        <w:t>事务层：</w:t>
      </w:r>
      <w:r>
        <w:rPr>
          <w:rFonts w:hint="eastAsia" w:ascii="宋体" w:hAnsi="宋体" w:eastAsia="宋体"/>
        </w:rPr>
        <w:t>Administrator</w:t>
      </w:r>
      <w:r>
        <w:rPr>
          <w:rFonts w:ascii="宋体" w:hAnsi="宋体" w:eastAsia="宋体"/>
        </w:rPr>
        <w:t xml:space="preserve">.java </w:t>
      </w:r>
      <w:r>
        <w:rPr>
          <w:rFonts w:hint="eastAsia" w:ascii="宋体" w:hAnsi="宋体" w:eastAsia="宋体"/>
        </w:rPr>
        <w:t>管理员类</w:t>
      </w:r>
    </w:p>
    <w:p w14:paraId="1ED19710">
      <w:pPr>
        <w:spacing w:line="360" w:lineRule="auto"/>
        <w:rPr>
          <w:rFonts w:hint="eastAsia" w:ascii="宋体" w:hAnsi="宋体" w:eastAsia="宋体"/>
        </w:rPr>
      </w:pPr>
      <w:r>
        <w:rPr>
          <w:rFonts w:ascii="宋体" w:hAnsi="宋体" w:eastAsia="宋体"/>
        </w:rPr>
        <w:t>数据层：</w:t>
      </w:r>
      <w:r>
        <w:rPr>
          <w:rFonts w:hint="eastAsia" w:ascii="宋体" w:hAnsi="宋体" w:eastAsia="宋体"/>
        </w:rPr>
        <w:t>Administrator</w:t>
      </w:r>
      <w:r>
        <w:rPr>
          <w:rFonts w:ascii="宋体" w:hAnsi="宋体" w:eastAsia="宋体"/>
        </w:rPr>
        <w:t xml:space="preserve">.dat </w:t>
      </w:r>
      <w:r>
        <w:rPr>
          <w:rFonts w:hint="eastAsia" w:ascii="宋体" w:hAnsi="宋体" w:eastAsia="宋体"/>
        </w:rPr>
        <w:t>管理员</w:t>
      </w:r>
      <w:r>
        <w:rPr>
          <w:rFonts w:ascii="宋体" w:hAnsi="宋体" w:eastAsia="宋体"/>
        </w:rPr>
        <w:t>信息表</w:t>
      </w:r>
    </w:p>
    <w:p w14:paraId="699D061E">
      <w:pPr>
        <w:spacing w:line="360" w:lineRule="auto"/>
        <w:rPr>
          <w:rFonts w:hint="eastAsia" w:ascii="宋体" w:hAnsi="宋体" w:eastAsia="宋体"/>
        </w:rPr>
      </w:pPr>
    </w:p>
    <w:p w14:paraId="4800ADC6">
      <w:pPr>
        <w:pStyle w:val="5"/>
        <w:rPr>
          <w:rFonts w:hint="eastAsia" w:ascii="宋体" w:hAnsi="宋体"/>
          <w:szCs w:val="21"/>
        </w:rPr>
      </w:pPr>
      <w:r>
        <w:rPr>
          <w:rFonts w:ascii="宋体" w:hAnsi="宋体"/>
          <w:szCs w:val="21"/>
        </w:rPr>
        <w:t>4.</w:t>
      </w:r>
      <w:r>
        <w:rPr>
          <w:rFonts w:hint="eastAsia" w:ascii="宋体" w:hAnsi="宋体"/>
          <w:szCs w:val="21"/>
        </w:rPr>
        <w:t>2</w:t>
      </w:r>
      <w:r>
        <w:rPr>
          <w:rFonts w:ascii="宋体" w:hAnsi="宋体"/>
          <w:szCs w:val="21"/>
        </w:rPr>
        <w:t>对</w:t>
      </w:r>
      <w:r>
        <w:rPr>
          <w:rFonts w:hint="eastAsia" w:ascii="宋体" w:hAnsi="宋体"/>
          <w:szCs w:val="21"/>
        </w:rPr>
        <w:t>Ord</w:t>
      </w:r>
      <w:r>
        <w:rPr>
          <w:rFonts w:ascii="宋体" w:hAnsi="宋体"/>
          <w:szCs w:val="21"/>
        </w:rPr>
        <w:t>inaryUser类的三层划分</w:t>
      </w:r>
    </w:p>
    <w:p w14:paraId="5D176EF4">
      <w:pPr>
        <w:spacing w:line="360" w:lineRule="auto"/>
        <w:rPr>
          <w:rFonts w:hint="eastAsia" w:ascii="宋体" w:hAnsi="宋体" w:eastAsia="宋体"/>
        </w:rPr>
      </w:pPr>
      <w:r>
        <w:rPr>
          <w:rFonts w:ascii="宋体" w:hAnsi="宋体" w:eastAsia="宋体"/>
        </w:rPr>
        <w:t xml:space="preserve">界面层：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0A6EA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732" w:type="dxa"/>
          </w:tcPr>
          <w:p w14:paraId="6708614D">
            <w:pPr>
              <w:spacing w:line="360" w:lineRule="auto"/>
              <w:jc w:val="center"/>
              <w:rPr>
                <w:rFonts w:hint="eastAsia" w:ascii="宋体" w:hAnsi="宋体" w:eastAsia="宋体"/>
              </w:rPr>
            </w:pPr>
            <w:r>
              <w:rPr>
                <w:rFonts w:ascii="宋体" w:hAnsi="宋体" w:eastAsia="宋体"/>
              </w:rPr>
              <w:t>名称</w:t>
            </w:r>
          </w:p>
        </w:tc>
        <w:tc>
          <w:tcPr>
            <w:tcW w:w="4564" w:type="dxa"/>
          </w:tcPr>
          <w:p w14:paraId="4789BEEF">
            <w:pPr>
              <w:spacing w:line="360" w:lineRule="auto"/>
              <w:jc w:val="center"/>
              <w:rPr>
                <w:rFonts w:hint="eastAsia" w:ascii="宋体" w:hAnsi="宋体" w:eastAsia="宋体"/>
              </w:rPr>
            </w:pPr>
            <w:r>
              <w:rPr>
                <w:rFonts w:ascii="宋体" w:hAnsi="宋体" w:eastAsia="宋体"/>
              </w:rPr>
              <w:t>描述</w:t>
            </w:r>
          </w:p>
        </w:tc>
      </w:tr>
      <w:tr w14:paraId="51F67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525FA83B">
            <w:pPr>
              <w:spacing w:line="360" w:lineRule="auto"/>
              <w:rPr>
                <w:rFonts w:hint="eastAsia" w:ascii="宋体" w:hAnsi="宋体" w:eastAsia="宋体"/>
              </w:rPr>
            </w:pPr>
            <w:r>
              <w:rPr>
                <w:rFonts w:ascii="宋体" w:hAnsi="宋体" w:eastAsia="宋体"/>
              </w:rPr>
              <w:t>signup</w:t>
            </w:r>
            <w:r>
              <w:rPr>
                <w:rFonts w:hint="eastAsia" w:ascii="宋体" w:hAnsi="宋体" w:eastAsia="宋体"/>
              </w:rPr>
              <w:t>Ord</w:t>
            </w:r>
            <w:r>
              <w:rPr>
                <w:rFonts w:ascii="宋体" w:hAnsi="宋体" w:eastAsia="宋体"/>
              </w:rPr>
              <w:t>inaryUser.html</w:t>
            </w:r>
          </w:p>
        </w:tc>
        <w:tc>
          <w:tcPr>
            <w:tcW w:w="4564" w:type="dxa"/>
          </w:tcPr>
          <w:p w14:paraId="3AC5D12D">
            <w:pPr>
              <w:spacing w:line="360" w:lineRule="auto"/>
              <w:rPr>
                <w:rFonts w:hint="eastAsia" w:ascii="宋体" w:hAnsi="宋体" w:eastAsia="宋体"/>
              </w:rPr>
            </w:pPr>
            <w:r>
              <w:rPr>
                <w:rFonts w:hint="eastAsia" w:ascii="宋体" w:hAnsi="宋体" w:eastAsia="宋体"/>
              </w:rPr>
              <w:t>普通用户</w:t>
            </w:r>
            <w:r>
              <w:rPr>
                <w:rFonts w:ascii="宋体" w:hAnsi="宋体" w:eastAsia="宋体"/>
              </w:rPr>
              <w:t>注册</w:t>
            </w:r>
            <w:r>
              <w:rPr>
                <w:rFonts w:hint="eastAsia" w:ascii="宋体" w:hAnsi="宋体" w:eastAsia="宋体"/>
              </w:rPr>
              <w:t>页面</w:t>
            </w:r>
          </w:p>
        </w:tc>
      </w:tr>
      <w:tr w14:paraId="4778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77D3A5F4">
            <w:pPr>
              <w:spacing w:line="360" w:lineRule="auto"/>
              <w:rPr>
                <w:rFonts w:hint="eastAsia" w:ascii="宋体" w:hAnsi="宋体" w:eastAsia="宋体"/>
              </w:rPr>
            </w:pPr>
            <w:r>
              <w:rPr>
                <w:rFonts w:ascii="宋体" w:hAnsi="宋体" w:eastAsia="宋体"/>
              </w:rPr>
              <w:t>signin.html</w:t>
            </w:r>
          </w:p>
        </w:tc>
        <w:tc>
          <w:tcPr>
            <w:tcW w:w="4564" w:type="dxa"/>
          </w:tcPr>
          <w:p w14:paraId="0D927AA7">
            <w:pPr>
              <w:spacing w:line="360" w:lineRule="auto"/>
              <w:rPr>
                <w:rFonts w:hint="eastAsia" w:ascii="宋体" w:hAnsi="宋体" w:eastAsia="宋体"/>
              </w:rPr>
            </w:pPr>
            <w:r>
              <w:rPr>
                <w:rFonts w:ascii="宋体" w:hAnsi="宋体" w:eastAsia="宋体"/>
              </w:rPr>
              <w:t>登录</w:t>
            </w:r>
            <w:r>
              <w:rPr>
                <w:rFonts w:hint="eastAsia" w:ascii="宋体" w:hAnsi="宋体" w:eastAsia="宋体"/>
              </w:rPr>
              <w:t>页面</w:t>
            </w:r>
          </w:p>
        </w:tc>
      </w:tr>
      <w:tr w14:paraId="1529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657C21D5">
            <w:pPr>
              <w:spacing w:line="360" w:lineRule="auto"/>
              <w:rPr>
                <w:rFonts w:hint="eastAsia" w:ascii="宋体" w:hAnsi="宋体" w:eastAsia="宋体"/>
              </w:rPr>
            </w:pPr>
            <w:r>
              <w:rPr>
                <w:rFonts w:ascii="宋体" w:hAnsi="宋体" w:eastAsia="宋体"/>
              </w:rPr>
              <w:t>i</w:t>
            </w:r>
            <w:r>
              <w:rPr>
                <w:rFonts w:hint="eastAsia" w:ascii="宋体" w:hAnsi="宋体" w:eastAsia="宋体"/>
              </w:rPr>
              <w:t>ndex.</w:t>
            </w:r>
            <w:r>
              <w:rPr>
                <w:rFonts w:ascii="宋体" w:hAnsi="宋体" w:eastAsia="宋体"/>
              </w:rPr>
              <w:t>html</w:t>
            </w:r>
          </w:p>
        </w:tc>
        <w:tc>
          <w:tcPr>
            <w:tcW w:w="4564" w:type="dxa"/>
          </w:tcPr>
          <w:p w14:paraId="662ADB3E">
            <w:pPr>
              <w:spacing w:line="360" w:lineRule="auto"/>
              <w:rPr>
                <w:rFonts w:hint="eastAsia" w:ascii="宋体" w:hAnsi="宋体" w:eastAsia="宋体"/>
              </w:rPr>
            </w:pPr>
            <w:r>
              <w:rPr>
                <w:rFonts w:hint="eastAsia" w:ascii="宋体" w:hAnsi="宋体" w:eastAsia="宋体"/>
              </w:rPr>
              <w:t>首页</w:t>
            </w:r>
          </w:p>
        </w:tc>
      </w:tr>
      <w:tr w14:paraId="063A6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7E708A52">
            <w:pPr>
              <w:spacing w:line="360" w:lineRule="auto"/>
              <w:rPr>
                <w:rFonts w:hint="eastAsia" w:ascii="宋体" w:hAnsi="宋体" w:eastAsia="宋体"/>
              </w:rPr>
            </w:pPr>
            <w:r>
              <w:rPr>
                <w:rFonts w:hint="eastAsia" w:ascii="宋体" w:hAnsi="宋体" w:eastAsia="宋体"/>
              </w:rPr>
              <w:t>get</w:t>
            </w:r>
            <w:r>
              <w:rPr>
                <w:rFonts w:ascii="宋体" w:hAnsi="宋体" w:eastAsia="宋体"/>
              </w:rPr>
              <w:t>UserInfo.html</w:t>
            </w:r>
          </w:p>
        </w:tc>
        <w:tc>
          <w:tcPr>
            <w:tcW w:w="4564" w:type="dxa"/>
          </w:tcPr>
          <w:p w14:paraId="3E776A6B">
            <w:pPr>
              <w:spacing w:line="360" w:lineRule="auto"/>
              <w:rPr>
                <w:rFonts w:hint="eastAsia" w:ascii="宋体" w:hAnsi="宋体" w:eastAsia="宋体"/>
              </w:rPr>
            </w:pPr>
            <w:r>
              <w:rPr>
                <w:rFonts w:hint="eastAsia" w:ascii="宋体" w:hAnsi="宋体" w:eastAsia="宋体"/>
              </w:rPr>
              <w:t>查看个人信息页面</w:t>
            </w:r>
          </w:p>
        </w:tc>
      </w:tr>
      <w:tr w14:paraId="766DA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0913ED58">
            <w:pPr>
              <w:spacing w:line="360" w:lineRule="auto"/>
              <w:rPr>
                <w:rFonts w:hint="eastAsia" w:ascii="宋体" w:hAnsi="宋体" w:eastAsia="宋体"/>
              </w:rPr>
            </w:pPr>
            <w:r>
              <w:rPr>
                <w:rFonts w:hint="eastAsia" w:ascii="宋体" w:hAnsi="宋体" w:eastAsia="宋体"/>
              </w:rPr>
              <w:t>c</w:t>
            </w:r>
            <w:r>
              <w:rPr>
                <w:rFonts w:ascii="宋体" w:hAnsi="宋体" w:eastAsia="宋体"/>
              </w:rPr>
              <w:t>hangeUserInfo.html</w:t>
            </w:r>
          </w:p>
        </w:tc>
        <w:tc>
          <w:tcPr>
            <w:tcW w:w="4564" w:type="dxa"/>
          </w:tcPr>
          <w:p w14:paraId="5C850715">
            <w:pPr>
              <w:spacing w:line="360" w:lineRule="auto"/>
              <w:rPr>
                <w:rFonts w:hint="eastAsia" w:ascii="宋体" w:hAnsi="宋体" w:eastAsia="宋体"/>
              </w:rPr>
            </w:pPr>
            <w:r>
              <w:rPr>
                <w:rFonts w:hint="eastAsia" w:ascii="宋体" w:hAnsi="宋体" w:eastAsia="宋体"/>
              </w:rPr>
              <w:t>修改个人信息界面</w:t>
            </w:r>
          </w:p>
        </w:tc>
      </w:tr>
      <w:tr w14:paraId="4EF29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66BBA8DB">
            <w:pPr>
              <w:spacing w:line="360" w:lineRule="auto"/>
              <w:rPr>
                <w:rFonts w:hint="eastAsia" w:ascii="宋体" w:hAnsi="宋体" w:eastAsia="宋体"/>
              </w:rPr>
            </w:pPr>
            <w:r>
              <w:rPr>
                <w:rFonts w:hint="eastAsia" w:ascii="宋体" w:hAnsi="宋体" w:eastAsia="宋体"/>
              </w:rPr>
              <w:t>changeP</w:t>
            </w:r>
            <w:r>
              <w:rPr>
                <w:rFonts w:ascii="宋体" w:hAnsi="宋体" w:eastAsia="宋体"/>
              </w:rPr>
              <w:t>assword.html</w:t>
            </w:r>
          </w:p>
        </w:tc>
        <w:tc>
          <w:tcPr>
            <w:tcW w:w="4564" w:type="dxa"/>
          </w:tcPr>
          <w:p w14:paraId="4849B6B2">
            <w:pPr>
              <w:spacing w:line="360" w:lineRule="auto"/>
              <w:rPr>
                <w:rFonts w:hint="eastAsia" w:ascii="宋体" w:hAnsi="宋体" w:eastAsia="宋体"/>
              </w:rPr>
            </w:pPr>
            <w:r>
              <w:rPr>
                <w:rFonts w:hint="eastAsia" w:ascii="宋体" w:hAnsi="宋体" w:eastAsia="宋体"/>
              </w:rPr>
              <w:t>修改密码</w:t>
            </w:r>
          </w:p>
        </w:tc>
      </w:tr>
      <w:tr w14:paraId="1F12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4C58E926">
            <w:pPr>
              <w:spacing w:line="360" w:lineRule="auto"/>
              <w:rPr>
                <w:rFonts w:hint="eastAsia" w:ascii="宋体" w:hAnsi="宋体" w:eastAsia="宋体"/>
              </w:rPr>
            </w:pPr>
            <w:r>
              <w:rPr>
                <w:rFonts w:ascii="宋体" w:hAnsi="宋体" w:eastAsia="宋体"/>
              </w:rPr>
              <w:t>c</w:t>
            </w:r>
            <w:r>
              <w:rPr>
                <w:rFonts w:hint="eastAsia" w:ascii="宋体" w:hAnsi="宋体" w:eastAsia="宋体"/>
              </w:rPr>
              <w:t>ancel</w:t>
            </w:r>
            <w:r>
              <w:rPr>
                <w:rFonts w:ascii="宋体" w:hAnsi="宋体" w:eastAsia="宋体"/>
              </w:rPr>
              <w:t>User.html</w:t>
            </w:r>
          </w:p>
        </w:tc>
        <w:tc>
          <w:tcPr>
            <w:tcW w:w="4564" w:type="dxa"/>
          </w:tcPr>
          <w:p w14:paraId="09F53585">
            <w:pPr>
              <w:spacing w:line="360" w:lineRule="auto"/>
              <w:rPr>
                <w:rFonts w:hint="eastAsia" w:ascii="宋体" w:hAnsi="宋体" w:eastAsia="宋体"/>
              </w:rPr>
            </w:pPr>
            <w:r>
              <w:rPr>
                <w:rFonts w:hint="eastAsia" w:ascii="宋体" w:hAnsi="宋体" w:eastAsia="宋体"/>
              </w:rPr>
              <w:t>注销账户页面</w:t>
            </w:r>
          </w:p>
        </w:tc>
      </w:tr>
      <w:tr w14:paraId="760A1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303D7252">
            <w:pPr>
              <w:spacing w:line="360" w:lineRule="auto"/>
              <w:rPr>
                <w:rFonts w:hint="eastAsia" w:ascii="宋体" w:hAnsi="宋体" w:eastAsia="宋体"/>
              </w:rPr>
            </w:pPr>
            <w:r>
              <w:rPr>
                <w:rFonts w:ascii="宋体" w:hAnsi="宋体" w:eastAsia="宋体"/>
              </w:rPr>
              <w:t>f</w:t>
            </w:r>
            <w:r>
              <w:rPr>
                <w:rFonts w:hint="eastAsia" w:ascii="宋体" w:hAnsi="宋体" w:eastAsia="宋体"/>
              </w:rPr>
              <w:t>orget</w:t>
            </w:r>
            <w:r>
              <w:rPr>
                <w:rFonts w:ascii="宋体" w:hAnsi="宋体" w:eastAsia="宋体"/>
              </w:rPr>
              <w:t>P</w:t>
            </w:r>
            <w:r>
              <w:rPr>
                <w:rFonts w:hint="eastAsia" w:ascii="宋体" w:hAnsi="宋体" w:eastAsia="宋体"/>
              </w:rPr>
              <w:t>assword.</w:t>
            </w:r>
            <w:r>
              <w:rPr>
                <w:rFonts w:ascii="宋体" w:hAnsi="宋体" w:eastAsia="宋体"/>
              </w:rPr>
              <w:t>html</w:t>
            </w:r>
          </w:p>
        </w:tc>
        <w:tc>
          <w:tcPr>
            <w:tcW w:w="4564" w:type="dxa"/>
          </w:tcPr>
          <w:p w14:paraId="40577401">
            <w:pPr>
              <w:spacing w:line="360" w:lineRule="auto"/>
              <w:rPr>
                <w:rFonts w:hint="eastAsia" w:ascii="宋体" w:hAnsi="宋体" w:eastAsia="宋体"/>
              </w:rPr>
            </w:pPr>
            <w:r>
              <w:rPr>
                <w:rFonts w:ascii="宋体" w:hAnsi="宋体" w:eastAsia="宋体"/>
              </w:rPr>
              <w:t>密码找回</w:t>
            </w:r>
            <w:r>
              <w:rPr>
                <w:rFonts w:hint="eastAsia" w:ascii="宋体" w:hAnsi="宋体" w:eastAsia="宋体"/>
              </w:rPr>
              <w:t>页</w:t>
            </w:r>
            <w:r>
              <w:rPr>
                <w:rFonts w:ascii="宋体" w:hAnsi="宋体" w:eastAsia="宋体"/>
              </w:rPr>
              <w:t>面</w:t>
            </w:r>
          </w:p>
        </w:tc>
      </w:tr>
    </w:tbl>
    <w:p w14:paraId="7C3026AD">
      <w:pPr>
        <w:spacing w:line="360" w:lineRule="auto"/>
        <w:rPr>
          <w:rFonts w:hint="eastAsia" w:ascii="宋体" w:hAnsi="宋体" w:eastAsia="宋体"/>
        </w:rPr>
      </w:pPr>
      <w:r>
        <w:rPr>
          <w:rFonts w:ascii="宋体" w:hAnsi="宋体" w:eastAsia="宋体"/>
        </w:rPr>
        <w:t>事务层：</w:t>
      </w:r>
      <w:r>
        <w:rPr>
          <w:rFonts w:hint="eastAsia" w:ascii="宋体" w:hAnsi="宋体" w:eastAsia="宋体"/>
        </w:rPr>
        <w:t>Ord</w:t>
      </w:r>
      <w:r>
        <w:rPr>
          <w:rFonts w:ascii="宋体" w:hAnsi="宋体" w:eastAsia="宋体"/>
        </w:rPr>
        <w:t xml:space="preserve">inaryUser.java </w:t>
      </w:r>
      <w:r>
        <w:rPr>
          <w:rFonts w:hint="eastAsia" w:ascii="宋体" w:hAnsi="宋体" w:eastAsia="宋体"/>
        </w:rPr>
        <w:t>普通用户类</w:t>
      </w:r>
    </w:p>
    <w:p w14:paraId="5E48A279">
      <w:pPr>
        <w:spacing w:line="360" w:lineRule="auto"/>
        <w:rPr>
          <w:rFonts w:hint="eastAsia" w:ascii="宋体" w:hAnsi="宋体" w:eastAsia="宋体"/>
        </w:rPr>
      </w:pPr>
      <w:r>
        <w:rPr>
          <w:rFonts w:ascii="宋体" w:hAnsi="宋体" w:eastAsia="宋体"/>
        </w:rPr>
        <w:t>数据层：</w:t>
      </w:r>
      <w:r>
        <w:rPr>
          <w:rFonts w:hint="eastAsia" w:ascii="宋体" w:hAnsi="宋体" w:eastAsia="宋体"/>
        </w:rPr>
        <w:t>Ord</w:t>
      </w:r>
      <w:r>
        <w:rPr>
          <w:rFonts w:ascii="宋体" w:hAnsi="宋体" w:eastAsia="宋体"/>
        </w:rPr>
        <w:t xml:space="preserve">inaryUser.dat </w:t>
      </w:r>
      <w:r>
        <w:rPr>
          <w:rFonts w:hint="eastAsia" w:ascii="宋体" w:hAnsi="宋体" w:eastAsia="宋体"/>
        </w:rPr>
        <w:t>普通用</w:t>
      </w:r>
      <w:r>
        <w:rPr>
          <w:rFonts w:ascii="宋体" w:hAnsi="宋体" w:eastAsia="宋体"/>
        </w:rPr>
        <w:t>户信息表</w:t>
      </w:r>
    </w:p>
    <w:p w14:paraId="238DDDE4">
      <w:pPr>
        <w:spacing w:line="360" w:lineRule="auto"/>
        <w:rPr>
          <w:ins w:id="531" w:author="fish [2]" w:date="2025-11-15T21:39:00Z"/>
          <w:rFonts w:hint="eastAsia" w:ascii="宋体" w:hAnsi="宋体" w:eastAsia="宋体"/>
        </w:rPr>
      </w:pPr>
    </w:p>
    <w:p w14:paraId="64883568">
      <w:pPr>
        <w:pStyle w:val="5"/>
        <w:rPr>
          <w:ins w:id="532" w:author="fish [2]" w:date="2025-11-15T21:39:01Z"/>
          <w:rFonts w:hint="eastAsia" w:ascii="宋体" w:hAnsi="宋体"/>
          <w:szCs w:val="21"/>
        </w:rPr>
      </w:pPr>
      <w:ins w:id="533" w:author="fish [2]" w:date="2025-11-15T21:39:01Z">
        <w:r>
          <w:rPr>
            <w:rFonts w:ascii="宋体" w:hAnsi="宋体"/>
            <w:szCs w:val="21"/>
          </w:rPr>
          <w:t>4.</w:t>
        </w:r>
      </w:ins>
      <w:ins w:id="534" w:author="fish [2]" w:date="2025-11-28T19:03:06Z">
        <w:r>
          <w:rPr>
            <w:rFonts w:hint="eastAsia" w:ascii="宋体" w:hAnsi="宋体"/>
            <w:szCs w:val="21"/>
            <w:lang w:val="en-US" w:eastAsia="zh-CN"/>
          </w:rPr>
          <w:t>3</w:t>
        </w:r>
      </w:ins>
      <w:ins w:id="535" w:author="fish [2]" w:date="2025-11-15T21:39:01Z">
        <w:r>
          <w:rPr>
            <w:rFonts w:ascii="宋体" w:hAnsi="宋体"/>
            <w:szCs w:val="21"/>
          </w:rPr>
          <w:t>对</w:t>
        </w:r>
      </w:ins>
      <w:ins w:id="536" w:author="fish [2]" w:date="2025-11-15T21:39:05Z">
        <w:r>
          <w:rPr>
            <w:rFonts w:hint="eastAsia" w:ascii="宋体" w:hAnsi="宋体"/>
            <w:szCs w:val="21"/>
            <w:lang w:val="en-US" w:eastAsia="zh-CN"/>
          </w:rPr>
          <w:t>Stadium</w:t>
        </w:r>
      </w:ins>
      <w:ins w:id="537" w:author="fish [2]" w:date="2025-11-15T21:39:01Z">
        <w:r>
          <w:rPr>
            <w:rFonts w:hint="eastAsia" w:ascii="宋体" w:hAnsi="宋体"/>
            <w:szCs w:val="21"/>
          </w:rPr>
          <w:t>Administrator</w:t>
        </w:r>
      </w:ins>
      <w:ins w:id="538" w:author="fish [2]" w:date="2025-11-15T21:39:01Z">
        <w:r>
          <w:rPr>
            <w:rFonts w:ascii="宋体" w:hAnsi="宋体"/>
            <w:szCs w:val="21"/>
          </w:rPr>
          <w:t>类的三层划分</w:t>
        </w:r>
      </w:ins>
    </w:p>
    <w:p w14:paraId="71510A62">
      <w:pPr>
        <w:spacing w:line="360" w:lineRule="auto"/>
        <w:rPr>
          <w:ins w:id="539" w:author="fish [2]" w:date="2025-11-15T21:39:01Z"/>
          <w:rFonts w:hint="eastAsia" w:ascii="宋体" w:hAnsi="宋体" w:eastAsia="宋体"/>
        </w:rPr>
      </w:pPr>
      <w:ins w:id="540" w:author="fish [2]" w:date="2025-11-15T21:39:01Z">
        <w:r>
          <w:rPr>
            <w:rFonts w:ascii="宋体" w:hAnsi="宋体" w:eastAsia="宋体"/>
          </w:rPr>
          <w:t xml:space="preserve">界面层： </w:t>
        </w:r>
      </w:ins>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Change w:id="541">
          <w:tblGrid>
            <w:gridCol w:w="3767"/>
            <w:gridCol w:w="4529"/>
          </w:tblGrid>
        </w:tblGridChange>
      </w:tblGrid>
      <w:tr w14:paraId="4E91D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ins w:id="542" w:author="fish [2]" w:date="2025-11-15T21:39:01Z"/>
        </w:trPr>
        <w:tc>
          <w:tcPr>
            <w:tcW w:w="3767" w:type="dxa"/>
          </w:tcPr>
          <w:p w14:paraId="1CCB5B50">
            <w:pPr>
              <w:spacing w:line="360" w:lineRule="auto"/>
              <w:jc w:val="center"/>
              <w:rPr>
                <w:ins w:id="543" w:author="fish [2]" w:date="2025-11-15T21:39:01Z"/>
                <w:rFonts w:hint="eastAsia" w:ascii="宋体" w:hAnsi="宋体" w:eastAsia="宋体"/>
              </w:rPr>
            </w:pPr>
            <w:ins w:id="544" w:author="fish [2]" w:date="2025-11-15T21:39:01Z">
              <w:r>
                <w:rPr>
                  <w:rFonts w:ascii="宋体" w:hAnsi="宋体" w:eastAsia="宋体"/>
                </w:rPr>
                <w:t>名称</w:t>
              </w:r>
            </w:ins>
          </w:p>
        </w:tc>
        <w:tc>
          <w:tcPr>
            <w:tcW w:w="4529" w:type="dxa"/>
          </w:tcPr>
          <w:p w14:paraId="72A4165B">
            <w:pPr>
              <w:spacing w:line="360" w:lineRule="auto"/>
              <w:jc w:val="center"/>
              <w:rPr>
                <w:ins w:id="545" w:author="fish [2]" w:date="2025-11-15T21:39:01Z"/>
                <w:rFonts w:hint="eastAsia" w:ascii="宋体" w:hAnsi="宋体" w:eastAsia="宋体"/>
              </w:rPr>
            </w:pPr>
            <w:ins w:id="546" w:author="fish [2]" w:date="2025-11-15T21:39:01Z">
              <w:r>
                <w:rPr>
                  <w:rFonts w:ascii="宋体" w:hAnsi="宋体" w:eastAsia="宋体"/>
                </w:rPr>
                <w:t>描述</w:t>
              </w:r>
            </w:ins>
          </w:p>
        </w:tc>
      </w:tr>
      <w:tr w14:paraId="19472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547" w:author="fish [2]" w:date="2025-11-15T21:39:01Z"/>
        </w:trPr>
        <w:tc>
          <w:tcPr>
            <w:tcW w:w="3767" w:type="dxa"/>
          </w:tcPr>
          <w:p w14:paraId="0ACBBBE8">
            <w:pPr>
              <w:spacing w:line="360" w:lineRule="auto"/>
              <w:rPr>
                <w:ins w:id="548" w:author="fish [2]" w:date="2025-11-15T21:39:01Z"/>
                <w:rFonts w:hint="eastAsia" w:ascii="宋体" w:hAnsi="宋体" w:eastAsia="宋体"/>
              </w:rPr>
            </w:pPr>
            <w:ins w:id="549" w:author="fish [2]" w:date="2025-11-15T21:39:01Z">
              <w:r>
                <w:rPr>
                  <w:rFonts w:hint="eastAsia" w:ascii="宋体" w:hAnsi="宋体" w:eastAsia="宋体"/>
                </w:rPr>
                <w:t>s</w:t>
              </w:r>
            </w:ins>
            <w:ins w:id="550" w:author="fish [2]" w:date="2025-11-15T21:39:01Z">
              <w:r>
                <w:rPr>
                  <w:rFonts w:ascii="宋体" w:hAnsi="宋体" w:eastAsia="宋体"/>
                </w:rPr>
                <w:t>ign</w:t>
              </w:r>
            </w:ins>
            <w:ins w:id="551" w:author="fish [2]" w:date="2025-11-15T21:39:01Z">
              <w:r>
                <w:rPr>
                  <w:rFonts w:hint="eastAsia" w:ascii="宋体" w:hAnsi="宋体" w:eastAsia="宋体"/>
                </w:rPr>
                <w:t>in.html</w:t>
              </w:r>
            </w:ins>
          </w:p>
        </w:tc>
        <w:tc>
          <w:tcPr>
            <w:tcW w:w="4529" w:type="dxa"/>
          </w:tcPr>
          <w:p w14:paraId="24E9D885">
            <w:pPr>
              <w:spacing w:line="360" w:lineRule="auto"/>
              <w:rPr>
                <w:ins w:id="552" w:author="fish [2]" w:date="2025-11-15T21:39:01Z"/>
                <w:rFonts w:hint="eastAsia" w:ascii="宋体" w:hAnsi="宋体" w:eastAsia="宋体"/>
              </w:rPr>
            </w:pPr>
            <w:ins w:id="553" w:author="fish [2]" w:date="2025-11-15T21:39:01Z">
              <w:r>
                <w:rPr>
                  <w:rFonts w:hint="eastAsia" w:ascii="宋体" w:hAnsi="宋体" w:eastAsia="宋体"/>
                </w:rPr>
                <w:t>登录界面</w:t>
              </w:r>
            </w:ins>
          </w:p>
        </w:tc>
      </w:tr>
      <w:tr w14:paraId="2971E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554" w:author="fish [2]" w:date="2025-11-15T21:39:01Z"/>
        </w:trPr>
        <w:tc>
          <w:tcPr>
            <w:tcW w:w="3767" w:type="dxa"/>
          </w:tcPr>
          <w:p w14:paraId="6BDAE343">
            <w:pPr>
              <w:spacing w:line="360" w:lineRule="auto"/>
              <w:rPr>
                <w:ins w:id="555" w:author="fish [2]" w:date="2025-11-15T21:39:01Z"/>
                <w:rFonts w:hint="eastAsia" w:ascii="宋体" w:hAnsi="宋体" w:eastAsia="宋体"/>
              </w:rPr>
            </w:pPr>
            <w:ins w:id="556" w:author="fish [2]" w:date="2025-11-15T21:39:01Z">
              <w:r>
                <w:rPr>
                  <w:rFonts w:ascii="宋体" w:hAnsi="宋体" w:eastAsia="宋体"/>
                </w:rPr>
                <w:t>index.html</w:t>
              </w:r>
            </w:ins>
          </w:p>
        </w:tc>
        <w:tc>
          <w:tcPr>
            <w:tcW w:w="4529" w:type="dxa"/>
          </w:tcPr>
          <w:p w14:paraId="3E342999">
            <w:pPr>
              <w:spacing w:line="360" w:lineRule="auto"/>
              <w:rPr>
                <w:ins w:id="557" w:author="fish [2]" w:date="2025-11-15T21:39:01Z"/>
                <w:rFonts w:hint="eastAsia" w:ascii="宋体" w:hAnsi="宋体" w:eastAsia="宋体"/>
              </w:rPr>
            </w:pPr>
            <w:ins w:id="558" w:author="fish [2]" w:date="2025-11-15T21:39:01Z">
              <w:r>
                <w:rPr>
                  <w:rFonts w:hint="eastAsia" w:ascii="宋体" w:hAnsi="宋体" w:eastAsia="宋体"/>
                </w:rPr>
                <w:t>首页</w:t>
              </w:r>
            </w:ins>
          </w:p>
        </w:tc>
      </w:tr>
      <w:tr w14:paraId="3DA0B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60" w:author="fish [2]" w:date="2025-11-15T21:52:4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491" w:hRule="atLeast"/>
          <w:ins w:id="559" w:author="fish [2]" w:date="2025-11-15T21:39:01Z"/>
          <w:trPrChange w:id="560" w:author="fish [2]" w:date="2025-11-15T21:52:48Z">
            <w:trPr>
              <w:trHeight w:val="70" w:hRule="atLeast"/>
            </w:trPr>
          </w:trPrChange>
        </w:trPr>
        <w:tc>
          <w:tcPr>
            <w:tcW w:w="3767" w:type="dxa"/>
            <w:tcPrChange w:id="561" w:author="fish [2]" w:date="2025-11-15T21:52:48Z">
              <w:tcPr>
                <w:tcW w:w="3767" w:type="dxa"/>
              </w:tcPr>
            </w:tcPrChange>
          </w:tcPr>
          <w:p w14:paraId="2D4E14F0">
            <w:pPr>
              <w:spacing w:line="360" w:lineRule="auto"/>
              <w:rPr>
                <w:ins w:id="562" w:author="fish [2]" w:date="2025-11-15T21:39:01Z"/>
                <w:rFonts w:hint="eastAsia" w:ascii="宋体" w:hAnsi="宋体" w:eastAsia="宋体"/>
              </w:rPr>
            </w:pPr>
            <w:ins w:id="563" w:author="fish [2]" w:date="2025-11-15T21:39:01Z">
              <w:r>
                <w:rPr>
                  <w:rFonts w:ascii="宋体" w:hAnsi="宋体" w:eastAsia="宋体"/>
                </w:rPr>
                <w:t>manage</w:t>
              </w:r>
            </w:ins>
            <w:ins w:id="564" w:author="fish [2]" w:date="2025-11-15T21:48:36Z">
              <w:r>
                <w:rPr>
                  <w:rFonts w:hint="eastAsia" w:ascii="宋体" w:hAnsi="宋体" w:eastAsia="宋体"/>
                  <w:lang w:val="en-US" w:eastAsia="zh-CN"/>
                </w:rPr>
                <w:t>Field</w:t>
              </w:r>
            </w:ins>
            <w:ins w:id="565" w:author="fish [2]" w:date="2025-11-15T21:48:37Z">
              <w:r>
                <w:rPr>
                  <w:rFonts w:hint="eastAsia" w:ascii="宋体" w:hAnsi="宋体" w:eastAsia="宋体"/>
                  <w:lang w:val="en-US" w:eastAsia="zh-CN"/>
                </w:rPr>
                <w:t>s</w:t>
              </w:r>
            </w:ins>
            <w:ins w:id="566" w:author="fish [2]" w:date="2025-11-15T21:39:01Z">
              <w:r>
                <w:rPr>
                  <w:rFonts w:ascii="宋体" w:hAnsi="宋体" w:eastAsia="宋体"/>
                </w:rPr>
                <w:t>.html</w:t>
              </w:r>
            </w:ins>
          </w:p>
        </w:tc>
        <w:tc>
          <w:tcPr>
            <w:tcW w:w="4529" w:type="dxa"/>
            <w:tcPrChange w:id="567" w:author="fish [2]" w:date="2025-11-15T21:52:48Z">
              <w:tcPr>
                <w:tcW w:w="4529" w:type="dxa"/>
              </w:tcPr>
            </w:tcPrChange>
          </w:tcPr>
          <w:p w14:paraId="3B9FBB42">
            <w:pPr>
              <w:spacing w:line="360" w:lineRule="auto"/>
              <w:rPr>
                <w:ins w:id="568" w:author="fish [2]" w:date="2025-11-15T21:39:01Z"/>
                <w:rFonts w:hint="eastAsia" w:ascii="宋体" w:hAnsi="宋体" w:eastAsia="宋体"/>
              </w:rPr>
            </w:pPr>
            <w:ins w:id="569" w:author="fish [2]" w:date="2025-11-15T21:39:01Z">
              <w:r>
                <w:rPr>
                  <w:rFonts w:hint="eastAsia" w:ascii="宋体" w:hAnsi="宋体" w:eastAsia="宋体"/>
                </w:rPr>
                <w:t>管理</w:t>
              </w:r>
            </w:ins>
            <w:ins w:id="570" w:author="fish [2]" w:date="2025-11-15T21:53:03Z">
              <w:r>
                <w:rPr>
                  <w:rFonts w:hint="eastAsia" w:ascii="宋体" w:hAnsi="宋体" w:eastAsia="宋体"/>
                  <w:lang w:val="en-US" w:eastAsia="zh-CN"/>
                </w:rPr>
                <w:t>场馆</w:t>
              </w:r>
            </w:ins>
            <w:ins w:id="571" w:author="fish [2]" w:date="2025-11-15T21:39:01Z">
              <w:r>
                <w:rPr>
                  <w:rFonts w:hint="eastAsia" w:ascii="宋体" w:hAnsi="宋体" w:eastAsia="宋体"/>
                </w:rPr>
                <w:t>页面</w:t>
              </w:r>
            </w:ins>
          </w:p>
        </w:tc>
      </w:tr>
      <w:tr w14:paraId="52EA1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ins w:id="572" w:author="fish [2]" w:date="2025-11-15T21:39:01Z"/>
        </w:trPr>
        <w:tc>
          <w:tcPr>
            <w:tcW w:w="3767" w:type="dxa"/>
          </w:tcPr>
          <w:p w14:paraId="24D165F8">
            <w:pPr>
              <w:spacing w:line="360" w:lineRule="auto"/>
              <w:rPr>
                <w:ins w:id="573" w:author="fish [2]" w:date="2025-11-15T21:39:01Z"/>
                <w:rFonts w:hint="eastAsia" w:ascii="宋体" w:hAnsi="宋体" w:eastAsia="宋体"/>
              </w:rPr>
            </w:pPr>
            <w:ins w:id="574" w:author="fish [2]" w:date="2025-11-15T21:39:01Z">
              <w:r>
                <w:rPr>
                  <w:rFonts w:ascii="宋体" w:hAnsi="宋体" w:eastAsia="宋体"/>
                </w:rPr>
                <w:t>audit</w:t>
              </w:r>
            </w:ins>
            <w:ins w:id="575" w:author="fish [2]" w:date="2025-11-15T21:48:53Z">
              <w:r>
                <w:rPr>
                  <w:rFonts w:hint="eastAsia" w:ascii="宋体" w:hAnsi="宋体" w:eastAsia="宋体"/>
                  <w:lang w:val="en-US" w:eastAsia="zh-CN"/>
                </w:rPr>
                <w:t>Reservation</w:t>
              </w:r>
            </w:ins>
            <w:ins w:id="576" w:author="fish [2]" w:date="2025-11-15T21:39:01Z">
              <w:r>
                <w:rPr>
                  <w:rFonts w:ascii="宋体" w:hAnsi="宋体" w:eastAsia="宋体"/>
                </w:rPr>
                <w:t>.html</w:t>
              </w:r>
            </w:ins>
          </w:p>
        </w:tc>
        <w:tc>
          <w:tcPr>
            <w:tcW w:w="4529" w:type="dxa"/>
          </w:tcPr>
          <w:p w14:paraId="647241C2">
            <w:pPr>
              <w:spacing w:line="360" w:lineRule="auto"/>
              <w:rPr>
                <w:ins w:id="577" w:author="fish [2]" w:date="2025-11-15T21:39:01Z"/>
                <w:rFonts w:hint="eastAsia" w:ascii="宋体" w:hAnsi="宋体" w:eastAsia="宋体"/>
              </w:rPr>
            </w:pPr>
            <w:ins w:id="578" w:author="fish [2]" w:date="2025-11-15T21:39:01Z">
              <w:r>
                <w:rPr>
                  <w:rFonts w:hint="eastAsia" w:ascii="宋体" w:hAnsi="宋体" w:eastAsia="宋体"/>
                </w:rPr>
                <w:t>审核</w:t>
              </w:r>
            </w:ins>
            <w:ins w:id="579" w:author="fish [2]" w:date="2025-11-15T21:39:29Z">
              <w:r>
                <w:rPr>
                  <w:rFonts w:hint="eastAsia" w:ascii="宋体" w:hAnsi="宋体" w:eastAsia="宋体"/>
                  <w:lang w:val="en-US" w:eastAsia="zh-CN"/>
                </w:rPr>
                <w:t>预约</w:t>
              </w:r>
            </w:ins>
            <w:ins w:id="580" w:author="fish [2]" w:date="2025-11-15T21:39:01Z">
              <w:r>
                <w:rPr>
                  <w:rFonts w:hint="eastAsia" w:ascii="宋体" w:hAnsi="宋体" w:eastAsia="宋体"/>
                </w:rPr>
                <w:t>页面</w:t>
              </w:r>
            </w:ins>
          </w:p>
        </w:tc>
      </w:tr>
    </w:tbl>
    <w:p w14:paraId="234766C2">
      <w:pPr>
        <w:spacing w:line="360" w:lineRule="auto"/>
        <w:rPr>
          <w:ins w:id="581" w:author="fish [2]" w:date="2025-11-15T21:39:01Z"/>
          <w:rFonts w:hint="eastAsia" w:ascii="宋体" w:hAnsi="宋体" w:eastAsia="宋体"/>
        </w:rPr>
      </w:pPr>
      <w:ins w:id="582" w:author="fish [2]" w:date="2025-11-15T21:39:01Z">
        <w:r>
          <w:rPr>
            <w:rFonts w:ascii="宋体" w:hAnsi="宋体" w:eastAsia="宋体"/>
          </w:rPr>
          <w:t>事务层：</w:t>
        </w:r>
      </w:ins>
      <w:ins w:id="583" w:author="fish [2]" w:date="2025-11-15T21:44:58Z">
        <w:r>
          <w:rPr>
            <w:rFonts w:hint="eastAsia" w:ascii="宋体" w:hAnsi="宋体" w:eastAsia="宋体"/>
            <w:lang w:val="en-US" w:eastAsia="zh-CN"/>
          </w:rPr>
          <w:t>Stadium</w:t>
        </w:r>
      </w:ins>
      <w:ins w:id="584" w:author="fish [2]" w:date="2025-11-15T21:39:01Z">
        <w:r>
          <w:rPr>
            <w:rFonts w:hint="eastAsia" w:ascii="宋体" w:hAnsi="宋体" w:eastAsia="宋体"/>
          </w:rPr>
          <w:t>Administrator</w:t>
        </w:r>
      </w:ins>
      <w:ins w:id="585" w:author="fish [2]" w:date="2025-11-15T21:39:01Z">
        <w:r>
          <w:rPr>
            <w:rFonts w:ascii="宋体" w:hAnsi="宋体" w:eastAsia="宋体"/>
          </w:rPr>
          <w:t xml:space="preserve">.java </w:t>
        </w:r>
      </w:ins>
      <w:ins w:id="586" w:author="fish [2]" w:date="2025-11-15T21:45:02Z">
        <w:r>
          <w:rPr>
            <w:rFonts w:hint="eastAsia" w:ascii="宋体" w:hAnsi="宋体" w:eastAsia="宋体"/>
            <w:lang w:val="en-US" w:eastAsia="zh-CN"/>
          </w:rPr>
          <w:t>场馆</w:t>
        </w:r>
      </w:ins>
      <w:ins w:id="587" w:author="fish [2]" w:date="2025-11-15T21:39:01Z">
        <w:r>
          <w:rPr>
            <w:rFonts w:hint="eastAsia" w:ascii="宋体" w:hAnsi="宋体" w:eastAsia="宋体"/>
          </w:rPr>
          <w:t>管理员类</w:t>
        </w:r>
      </w:ins>
    </w:p>
    <w:p w14:paraId="6573ABBB">
      <w:pPr>
        <w:spacing w:line="360" w:lineRule="auto"/>
        <w:rPr>
          <w:ins w:id="588" w:author="fish [2]" w:date="2025-11-15T21:39:01Z"/>
          <w:rFonts w:hint="eastAsia" w:ascii="宋体" w:hAnsi="宋体" w:eastAsia="宋体"/>
        </w:rPr>
      </w:pPr>
      <w:ins w:id="589" w:author="fish [2]" w:date="2025-11-15T21:39:01Z">
        <w:r>
          <w:rPr>
            <w:rFonts w:ascii="宋体" w:hAnsi="宋体" w:eastAsia="宋体"/>
          </w:rPr>
          <w:t>数据层：</w:t>
        </w:r>
      </w:ins>
      <w:ins w:id="590" w:author="fish [2]" w:date="2025-11-15T21:45:05Z">
        <w:r>
          <w:rPr>
            <w:rFonts w:hint="eastAsia" w:ascii="宋体" w:hAnsi="宋体" w:eastAsia="宋体"/>
            <w:lang w:val="en-US" w:eastAsia="zh-CN"/>
          </w:rPr>
          <w:t>Stadium</w:t>
        </w:r>
      </w:ins>
      <w:ins w:id="591" w:author="fish [2]" w:date="2025-11-15T21:39:01Z">
        <w:r>
          <w:rPr>
            <w:rFonts w:hint="eastAsia" w:ascii="宋体" w:hAnsi="宋体" w:eastAsia="宋体"/>
          </w:rPr>
          <w:t>Administrator</w:t>
        </w:r>
      </w:ins>
      <w:ins w:id="592" w:author="fish [2]" w:date="2025-11-15T21:39:01Z">
        <w:r>
          <w:rPr>
            <w:rFonts w:ascii="宋体" w:hAnsi="宋体" w:eastAsia="宋体"/>
          </w:rPr>
          <w:t xml:space="preserve">.dat </w:t>
        </w:r>
      </w:ins>
      <w:ins w:id="593" w:author="fish [2]" w:date="2025-11-15T21:45:08Z">
        <w:r>
          <w:rPr>
            <w:rFonts w:hint="eastAsia" w:ascii="宋体" w:hAnsi="宋体" w:eastAsia="宋体"/>
            <w:lang w:val="en-US" w:eastAsia="zh-CN"/>
          </w:rPr>
          <w:t>场馆</w:t>
        </w:r>
      </w:ins>
      <w:ins w:id="594" w:author="fish [2]" w:date="2025-11-15T21:39:01Z">
        <w:r>
          <w:rPr>
            <w:rFonts w:hint="eastAsia" w:ascii="宋体" w:hAnsi="宋体" w:eastAsia="宋体"/>
          </w:rPr>
          <w:t>管理员</w:t>
        </w:r>
      </w:ins>
      <w:ins w:id="595" w:author="fish [2]" w:date="2025-11-15T21:39:01Z">
        <w:r>
          <w:rPr>
            <w:rFonts w:ascii="宋体" w:hAnsi="宋体" w:eastAsia="宋体"/>
          </w:rPr>
          <w:t>信息表</w:t>
        </w:r>
      </w:ins>
    </w:p>
    <w:p w14:paraId="77389B95">
      <w:pPr>
        <w:spacing w:line="360" w:lineRule="auto"/>
        <w:rPr>
          <w:rFonts w:hint="eastAsia" w:ascii="宋体" w:hAnsi="宋体" w:eastAsia="宋体"/>
        </w:rPr>
      </w:pPr>
    </w:p>
    <w:p w14:paraId="148636D1">
      <w:pPr>
        <w:pStyle w:val="5"/>
        <w:rPr>
          <w:rFonts w:hint="eastAsia" w:ascii="宋体" w:hAnsi="宋体"/>
          <w:szCs w:val="21"/>
        </w:rPr>
      </w:pPr>
      <w:r>
        <w:rPr>
          <w:rFonts w:ascii="宋体" w:hAnsi="宋体"/>
          <w:szCs w:val="21"/>
        </w:rPr>
        <w:t>4.</w:t>
      </w:r>
      <w:del w:id="596" w:author="fish [2]" w:date="2025-11-28T19:03:09Z">
        <w:r>
          <w:rPr>
            <w:rFonts w:hint="default" w:ascii="宋体" w:hAnsi="宋体"/>
            <w:szCs w:val="21"/>
            <w:lang w:val="en-US"/>
          </w:rPr>
          <w:delText>3</w:delText>
        </w:r>
      </w:del>
      <w:ins w:id="597" w:author="fish [2]" w:date="2025-11-28T19:03:09Z">
        <w:r>
          <w:rPr>
            <w:rFonts w:hint="eastAsia" w:ascii="宋体" w:hAnsi="宋体"/>
            <w:szCs w:val="21"/>
            <w:lang w:val="en-US" w:eastAsia="zh-CN"/>
          </w:rPr>
          <w:t>4</w:t>
        </w:r>
      </w:ins>
      <w:r>
        <w:rPr>
          <w:rFonts w:ascii="宋体" w:hAnsi="宋体"/>
          <w:szCs w:val="21"/>
        </w:rPr>
        <w:t>对</w:t>
      </w:r>
      <w:r>
        <w:rPr>
          <w:rFonts w:hint="eastAsia" w:ascii="宋体" w:hAnsi="宋体"/>
          <w:szCs w:val="21"/>
        </w:rPr>
        <w:t>Stadium</w:t>
      </w:r>
      <w:r>
        <w:rPr>
          <w:rFonts w:ascii="宋体" w:hAnsi="宋体"/>
          <w:szCs w:val="21"/>
        </w:rPr>
        <w:t>类的三层划分</w:t>
      </w:r>
    </w:p>
    <w:p w14:paraId="7BF1B23C">
      <w:pPr>
        <w:spacing w:line="360" w:lineRule="auto"/>
        <w:rPr>
          <w:rFonts w:hint="eastAsia" w:ascii="宋体" w:hAnsi="宋体" w:eastAsia="宋体"/>
        </w:rPr>
      </w:pPr>
      <w:r>
        <w:rPr>
          <w:rFonts w:ascii="宋体" w:hAnsi="宋体" w:eastAsia="宋体"/>
        </w:rPr>
        <w:t>界面层：</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1878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024F9E7D">
            <w:pPr>
              <w:spacing w:line="360" w:lineRule="auto"/>
              <w:jc w:val="center"/>
              <w:rPr>
                <w:rFonts w:hint="eastAsia" w:ascii="宋体" w:hAnsi="宋体" w:eastAsia="宋体"/>
              </w:rPr>
            </w:pPr>
            <w:r>
              <w:rPr>
                <w:rFonts w:ascii="宋体" w:hAnsi="宋体" w:eastAsia="宋体"/>
              </w:rPr>
              <w:t>名称</w:t>
            </w:r>
          </w:p>
        </w:tc>
        <w:tc>
          <w:tcPr>
            <w:tcW w:w="4117" w:type="dxa"/>
          </w:tcPr>
          <w:p w14:paraId="437FCA19">
            <w:pPr>
              <w:spacing w:line="360" w:lineRule="auto"/>
              <w:jc w:val="center"/>
              <w:rPr>
                <w:rFonts w:hint="eastAsia" w:ascii="宋体" w:hAnsi="宋体" w:eastAsia="宋体"/>
              </w:rPr>
            </w:pPr>
            <w:r>
              <w:rPr>
                <w:rFonts w:ascii="宋体" w:hAnsi="宋体" w:eastAsia="宋体"/>
              </w:rPr>
              <w:t>描述</w:t>
            </w:r>
          </w:p>
        </w:tc>
      </w:tr>
      <w:tr w14:paraId="04304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721FD0D9">
            <w:pPr>
              <w:spacing w:line="360" w:lineRule="auto"/>
              <w:rPr>
                <w:rFonts w:hint="eastAsia" w:ascii="宋体" w:hAnsi="宋体" w:eastAsia="宋体"/>
              </w:rPr>
            </w:pPr>
            <w:r>
              <w:rPr>
                <w:rFonts w:hint="eastAsia" w:ascii="宋体" w:hAnsi="宋体" w:eastAsia="宋体"/>
              </w:rPr>
              <w:t>AddStadium</w:t>
            </w:r>
            <w:r>
              <w:rPr>
                <w:rFonts w:ascii="宋体" w:hAnsi="宋体" w:eastAsia="宋体"/>
              </w:rPr>
              <w:t>.html</w:t>
            </w:r>
          </w:p>
        </w:tc>
        <w:tc>
          <w:tcPr>
            <w:tcW w:w="4117" w:type="dxa"/>
          </w:tcPr>
          <w:p w14:paraId="499C1722">
            <w:pPr>
              <w:spacing w:line="360" w:lineRule="auto"/>
              <w:rPr>
                <w:rFonts w:hint="eastAsia" w:ascii="宋体" w:hAnsi="宋体" w:eastAsia="宋体"/>
              </w:rPr>
            </w:pPr>
            <w:r>
              <w:rPr>
                <w:rFonts w:hint="eastAsia" w:ascii="宋体" w:hAnsi="宋体" w:eastAsia="宋体"/>
              </w:rPr>
              <w:t>发布体育场馆页面</w:t>
            </w:r>
          </w:p>
        </w:tc>
      </w:tr>
      <w:tr w14:paraId="3FBBF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4B562AC0">
            <w:pPr>
              <w:spacing w:line="360" w:lineRule="auto"/>
              <w:rPr>
                <w:rFonts w:hint="eastAsia" w:ascii="宋体" w:hAnsi="宋体" w:eastAsia="宋体"/>
              </w:rPr>
            </w:pPr>
            <w:r>
              <w:rPr>
                <w:rFonts w:ascii="宋体" w:hAnsi="宋体" w:eastAsia="宋体"/>
              </w:rPr>
              <w:t>Edit</w:t>
            </w:r>
            <w:r>
              <w:rPr>
                <w:rFonts w:hint="eastAsia" w:ascii="宋体" w:hAnsi="宋体" w:eastAsia="宋体"/>
              </w:rPr>
              <w:t>Stadium</w:t>
            </w:r>
            <w:r>
              <w:rPr>
                <w:rFonts w:ascii="宋体" w:hAnsi="宋体" w:eastAsia="宋体"/>
              </w:rPr>
              <w:t>.html</w:t>
            </w:r>
          </w:p>
        </w:tc>
        <w:tc>
          <w:tcPr>
            <w:tcW w:w="4117" w:type="dxa"/>
          </w:tcPr>
          <w:p w14:paraId="43B2DC58">
            <w:pPr>
              <w:spacing w:line="360" w:lineRule="auto"/>
              <w:rPr>
                <w:rFonts w:hint="eastAsia" w:ascii="宋体" w:hAnsi="宋体" w:eastAsia="宋体"/>
              </w:rPr>
            </w:pPr>
            <w:r>
              <w:rPr>
                <w:rFonts w:hint="eastAsia" w:ascii="宋体" w:hAnsi="宋体" w:eastAsia="宋体"/>
              </w:rPr>
              <w:t>编辑场馆信息页面</w:t>
            </w:r>
          </w:p>
        </w:tc>
      </w:tr>
      <w:tr w14:paraId="3487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293C3316">
            <w:pPr>
              <w:spacing w:line="360" w:lineRule="auto"/>
              <w:rPr>
                <w:rFonts w:hint="eastAsia" w:ascii="宋体" w:hAnsi="宋体" w:eastAsia="宋体"/>
              </w:rPr>
            </w:pPr>
            <w:r>
              <w:rPr>
                <w:rFonts w:hint="eastAsia" w:ascii="宋体" w:hAnsi="宋体" w:eastAsia="宋体"/>
              </w:rPr>
              <w:t>ManageStadium.html</w:t>
            </w:r>
          </w:p>
        </w:tc>
        <w:tc>
          <w:tcPr>
            <w:tcW w:w="4117" w:type="dxa"/>
          </w:tcPr>
          <w:p w14:paraId="0580AD5C">
            <w:pPr>
              <w:spacing w:line="360" w:lineRule="auto"/>
              <w:rPr>
                <w:rFonts w:hint="eastAsia" w:ascii="宋体" w:hAnsi="宋体" w:eastAsia="宋体"/>
              </w:rPr>
            </w:pPr>
            <w:r>
              <w:rPr>
                <w:rFonts w:hint="eastAsia" w:ascii="宋体" w:hAnsi="宋体" w:eastAsia="宋体"/>
              </w:rPr>
              <w:t>管理体育场馆界面</w:t>
            </w:r>
          </w:p>
        </w:tc>
      </w:tr>
      <w:tr w14:paraId="0F70F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474D6659">
            <w:pPr>
              <w:spacing w:line="360" w:lineRule="auto"/>
              <w:rPr>
                <w:rFonts w:hint="eastAsia" w:ascii="宋体" w:hAnsi="宋体" w:eastAsia="宋体"/>
              </w:rPr>
            </w:pPr>
            <w:bookmarkStart w:id="17" w:name="_GoBack" w:colFirst="0" w:colLast="1"/>
            <w:r>
              <w:rPr>
                <w:rFonts w:hint="eastAsia" w:ascii="宋体" w:hAnsi="宋体" w:eastAsia="宋体"/>
              </w:rPr>
              <w:t>SearchStadium</w:t>
            </w:r>
            <w:r>
              <w:rPr>
                <w:rFonts w:ascii="宋体" w:hAnsi="宋体" w:eastAsia="宋体"/>
              </w:rPr>
              <w:t>.html</w:t>
            </w:r>
          </w:p>
        </w:tc>
        <w:tc>
          <w:tcPr>
            <w:tcW w:w="4117" w:type="dxa"/>
          </w:tcPr>
          <w:p w14:paraId="7F5C352D">
            <w:pPr>
              <w:spacing w:line="360" w:lineRule="auto"/>
              <w:rPr>
                <w:rFonts w:hint="eastAsia" w:ascii="宋体" w:hAnsi="宋体" w:eastAsia="宋体"/>
              </w:rPr>
            </w:pPr>
            <w:r>
              <w:rPr>
                <w:rFonts w:hint="eastAsia" w:ascii="宋体" w:hAnsi="宋体" w:eastAsia="宋体"/>
              </w:rPr>
              <w:t>查询体育场馆页面</w:t>
            </w:r>
          </w:p>
        </w:tc>
      </w:tr>
      <w:bookmarkEnd w:id="17"/>
      <w:tr w14:paraId="744EA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7CFA36B0">
            <w:pPr>
              <w:spacing w:line="360" w:lineRule="auto"/>
              <w:rPr>
                <w:rFonts w:hint="eastAsia" w:ascii="宋体" w:hAnsi="宋体" w:eastAsia="宋体"/>
              </w:rPr>
            </w:pPr>
            <w:r>
              <w:rPr>
                <w:rFonts w:hint="eastAsia" w:ascii="宋体" w:hAnsi="宋体" w:eastAsia="宋体"/>
              </w:rPr>
              <w:t>DisplayStadium</w:t>
            </w:r>
            <w:r>
              <w:rPr>
                <w:rFonts w:ascii="宋体" w:hAnsi="宋体" w:eastAsia="宋体"/>
              </w:rPr>
              <w:t>.html</w:t>
            </w:r>
          </w:p>
        </w:tc>
        <w:tc>
          <w:tcPr>
            <w:tcW w:w="4117" w:type="dxa"/>
          </w:tcPr>
          <w:p w14:paraId="2610F9DF">
            <w:pPr>
              <w:spacing w:line="360" w:lineRule="auto"/>
              <w:rPr>
                <w:rFonts w:hint="eastAsia" w:ascii="宋体" w:hAnsi="宋体" w:eastAsia="宋体"/>
              </w:rPr>
            </w:pPr>
            <w:r>
              <w:rPr>
                <w:rFonts w:hint="eastAsia" w:ascii="宋体" w:hAnsi="宋体" w:eastAsia="宋体"/>
              </w:rPr>
              <w:t>体育场馆详情界面</w:t>
            </w:r>
          </w:p>
        </w:tc>
      </w:tr>
    </w:tbl>
    <w:p w14:paraId="0800D71E">
      <w:pPr>
        <w:spacing w:line="360" w:lineRule="auto"/>
        <w:rPr>
          <w:rFonts w:hint="eastAsia" w:ascii="宋体" w:hAnsi="宋体" w:eastAsia="宋体"/>
        </w:rPr>
      </w:pPr>
      <w:r>
        <w:rPr>
          <w:rFonts w:ascii="宋体" w:hAnsi="宋体" w:eastAsia="宋体"/>
        </w:rPr>
        <w:t>事务层：</w:t>
      </w:r>
      <w:r>
        <w:rPr>
          <w:rFonts w:hint="eastAsia" w:ascii="宋体" w:hAnsi="宋体" w:eastAsia="宋体"/>
        </w:rPr>
        <w:t>Stadium</w:t>
      </w:r>
      <w:r>
        <w:rPr>
          <w:rFonts w:ascii="宋体" w:hAnsi="宋体" w:eastAsia="宋体"/>
        </w:rPr>
        <w:t xml:space="preserve">.java </w:t>
      </w:r>
      <w:r>
        <w:rPr>
          <w:rFonts w:hint="eastAsia" w:ascii="宋体" w:hAnsi="宋体" w:eastAsia="宋体"/>
        </w:rPr>
        <w:t>体育场馆类</w:t>
      </w:r>
    </w:p>
    <w:p w14:paraId="23494AAE">
      <w:pPr>
        <w:spacing w:line="360" w:lineRule="auto"/>
        <w:rPr>
          <w:rFonts w:hint="eastAsia" w:ascii="宋体" w:hAnsi="宋体" w:eastAsia="宋体"/>
        </w:rPr>
      </w:pPr>
      <w:r>
        <w:rPr>
          <w:rFonts w:ascii="宋体" w:hAnsi="宋体" w:eastAsia="宋体"/>
        </w:rPr>
        <w:t>数据层：</w:t>
      </w:r>
      <w:r>
        <w:rPr>
          <w:rFonts w:hint="eastAsia" w:ascii="宋体" w:hAnsi="宋体" w:eastAsia="宋体"/>
        </w:rPr>
        <w:t>Stadium</w:t>
      </w:r>
      <w:r>
        <w:rPr>
          <w:rFonts w:ascii="宋体" w:hAnsi="宋体" w:eastAsia="宋体"/>
        </w:rPr>
        <w:t xml:space="preserve">.dat </w:t>
      </w:r>
      <w:r>
        <w:rPr>
          <w:rFonts w:hint="eastAsia" w:ascii="宋体" w:hAnsi="宋体" w:eastAsia="宋体"/>
        </w:rPr>
        <w:t>体育场馆信息表</w:t>
      </w:r>
    </w:p>
    <w:p w14:paraId="4DC2B234">
      <w:pPr>
        <w:tabs>
          <w:tab w:val="left" w:pos="896"/>
        </w:tabs>
        <w:rPr>
          <w:rFonts w:hint="eastAsia" w:ascii="宋体" w:hAnsi="宋体" w:eastAsia="宋体"/>
        </w:rPr>
      </w:pPr>
    </w:p>
    <w:p w14:paraId="413B492F">
      <w:pPr>
        <w:pStyle w:val="5"/>
        <w:rPr>
          <w:rFonts w:hint="eastAsia" w:ascii="宋体" w:hAnsi="宋体"/>
          <w:szCs w:val="21"/>
        </w:rPr>
      </w:pPr>
      <w:r>
        <w:rPr>
          <w:rFonts w:ascii="宋体" w:hAnsi="宋体"/>
          <w:szCs w:val="21"/>
        </w:rPr>
        <w:t>4.</w:t>
      </w:r>
      <w:del w:id="598" w:author="fish [2]" w:date="2025-11-28T19:03:13Z">
        <w:r>
          <w:rPr>
            <w:rFonts w:hint="default" w:ascii="宋体" w:hAnsi="宋体"/>
            <w:szCs w:val="21"/>
            <w:lang w:val="en-US"/>
          </w:rPr>
          <w:delText>4</w:delText>
        </w:r>
      </w:del>
      <w:ins w:id="599" w:author="fish [2]" w:date="2025-11-28T19:03:13Z">
        <w:r>
          <w:rPr>
            <w:rFonts w:hint="eastAsia" w:ascii="宋体" w:hAnsi="宋体"/>
            <w:szCs w:val="21"/>
            <w:lang w:val="en-US" w:eastAsia="zh-CN"/>
          </w:rPr>
          <w:t>5</w:t>
        </w:r>
      </w:ins>
      <w:r>
        <w:rPr>
          <w:rFonts w:ascii="宋体" w:hAnsi="宋体"/>
          <w:szCs w:val="21"/>
        </w:rPr>
        <w:t>对</w:t>
      </w:r>
      <w:r>
        <w:rPr>
          <w:rFonts w:hint="eastAsia" w:ascii="宋体" w:hAnsi="宋体"/>
          <w:szCs w:val="21"/>
        </w:rPr>
        <w:t>Fields</w:t>
      </w:r>
      <w:r>
        <w:rPr>
          <w:rFonts w:ascii="宋体" w:hAnsi="宋体"/>
          <w:szCs w:val="21"/>
        </w:rPr>
        <w:t>类的三层划分</w:t>
      </w:r>
    </w:p>
    <w:p w14:paraId="1A73772E">
      <w:pPr>
        <w:spacing w:line="360" w:lineRule="auto"/>
        <w:rPr>
          <w:rFonts w:hint="eastAsia" w:ascii="宋体" w:hAnsi="宋体" w:eastAsia="宋体"/>
        </w:rPr>
      </w:pPr>
      <w:r>
        <w:rPr>
          <w:rFonts w:ascii="宋体" w:hAnsi="宋体" w:eastAsia="宋体"/>
        </w:rPr>
        <w:t>界面层：</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8"/>
        <w:gridCol w:w="3958"/>
      </w:tblGrid>
      <w:tr w14:paraId="10CE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5AAFD0CA">
            <w:pPr>
              <w:spacing w:line="360" w:lineRule="auto"/>
              <w:jc w:val="center"/>
              <w:rPr>
                <w:rFonts w:hint="eastAsia" w:ascii="宋体" w:hAnsi="宋体" w:eastAsia="宋体"/>
              </w:rPr>
            </w:pPr>
            <w:r>
              <w:rPr>
                <w:rFonts w:ascii="宋体" w:hAnsi="宋体" w:eastAsia="宋体"/>
              </w:rPr>
              <w:t>名称</w:t>
            </w:r>
          </w:p>
        </w:tc>
        <w:tc>
          <w:tcPr>
            <w:tcW w:w="3958" w:type="dxa"/>
          </w:tcPr>
          <w:p w14:paraId="25E9AE40">
            <w:pPr>
              <w:spacing w:line="360" w:lineRule="auto"/>
              <w:jc w:val="center"/>
              <w:rPr>
                <w:rFonts w:hint="eastAsia" w:ascii="宋体" w:hAnsi="宋体" w:eastAsia="宋体"/>
              </w:rPr>
            </w:pPr>
            <w:r>
              <w:rPr>
                <w:rFonts w:ascii="宋体" w:hAnsi="宋体" w:eastAsia="宋体"/>
              </w:rPr>
              <w:t>描述</w:t>
            </w:r>
          </w:p>
        </w:tc>
      </w:tr>
      <w:tr w14:paraId="1F11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5F9FD50C">
            <w:pPr>
              <w:spacing w:line="360" w:lineRule="auto"/>
              <w:rPr>
                <w:rFonts w:hint="eastAsia" w:ascii="宋体" w:hAnsi="宋体" w:eastAsia="宋体"/>
              </w:rPr>
            </w:pPr>
            <w:r>
              <w:rPr>
                <w:rFonts w:hint="eastAsia" w:ascii="宋体" w:hAnsi="宋体" w:eastAsia="宋体"/>
              </w:rPr>
              <w:t>A</w:t>
            </w:r>
            <w:r>
              <w:rPr>
                <w:rFonts w:ascii="宋体" w:hAnsi="宋体" w:eastAsia="宋体"/>
              </w:rPr>
              <w:t>dd</w:t>
            </w:r>
            <w:r>
              <w:rPr>
                <w:rFonts w:hint="eastAsia" w:ascii="宋体" w:hAnsi="宋体" w:eastAsia="宋体"/>
              </w:rPr>
              <w:t>Field</w:t>
            </w:r>
            <w:r>
              <w:rPr>
                <w:rFonts w:ascii="宋体" w:hAnsi="宋体" w:eastAsia="宋体"/>
              </w:rPr>
              <w:t>.html</w:t>
            </w:r>
          </w:p>
        </w:tc>
        <w:tc>
          <w:tcPr>
            <w:tcW w:w="3958" w:type="dxa"/>
          </w:tcPr>
          <w:p w14:paraId="11BD1D15">
            <w:pPr>
              <w:spacing w:line="360" w:lineRule="auto"/>
              <w:rPr>
                <w:rFonts w:hint="eastAsia" w:ascii="宋体" w:hAnsi="宋体" w:eastAsia="宋体"/>
              </w:rPr>
            </w:pPr>
            <w:r>
              <w:rPr>
                <w:rFonts w:hint="eastAsia" w:ascii="宋体" w:hAnsi="宋体" w:eastAsia="宋体"/>
              </w:rPr>
              <w:t>体育场地发布页面</w:t>
            </w:r>
          </w:p>
        </w:tc>
      </w:tr>
      <w:tr w14:paraId="00E2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77EDA2FD">
            <w:pPr>
              <w:spacing w:line="360" w:lineRule="auto"/>
              <w:rPr>
                <w:rFonts w:hint="eastAsia" w:ascii="宋体" w:hAnsi="宋体" w:eastAsia="宋体"/>
              </w:rPr>
            </w:pPr>
            <w:r>
              <w:rPr>
                <w:rFonts w:hint="eastAsia" w:ascii="宋体" w:hAnsi="宋体" w:eastAsia="宋体"/>
              </w:rPr>
              <w:t>E</w:t>
            </w:r>
            <w:r>
              <w:rPr>
                <w:rFonts w:ascii="宋体" w:hAnsi="宋体" w:eastAsia="宋体"/>
              </w:rPr>
              <w:t>dit</w:t>
            </w:r>
            <w:r>
              <w:rPr>
                <w:rFonts w:hint="eastAsia" w:ascii="宋体" w:hAnsi="宋体" w:eastAsia="宋体"/>
              </w:rPr>
              <w:t>Field</w:t>
            </w:r>
            <w:r>
              <w:rPr>
                <w:rFonts w:ascii="宋体" w:hAnsi="宋体" w:eastAsia="宋体"/>
              </w:rPr>
              <w:t>.html</w:t>
            </w:r>
          </w:p>
        </w:tc>
        <w:tc>
          <w:tcPr>
            <w:tcW w:w="3958" w:type="dxa"/>
          </w:tcPr>
          <w:p w14:paraId="7292B2CD">
            <w:pPr>
              <w:spacing w:line="360" w:lineRule="auto"/>
              <w:rPr>
                <w:rFonts w:hint="eastAsia" w:ascii="宋体" w:hAnsi="宋体" w:eastAsia="宋体"/>
              </w:rPr>
            </w:pPr>
            <w:r>
              <w:rPr>
                <w:rFonts w:hint="eastAsia" w:ascii="宋体" w:hAnsi="宋体" w:eastAsia="宋体"/>
              </w:rPr>
              <w:t>编辑体育场地页面</w:t>
            </w:r>
          </w:p>
        </w:tc>
      </w:tr>
      <w:tr w14:paraId="7452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06F363FB">
            <w:pPr>
              <w:spacing w:line="360" w:lineRule="auto"/>
              <w:rPr>
                <w:rFonts w:hint="eastAsia" w:ascii="宋体" w:hAnsi="宋体" w:eastAsia="宋体"/>
              </w:rPr>
            </w:pPr>
            <w:r>
              <w:rPr>
                <w:rFonts w:hint="eastAsia" w:ascii="宋体" w:hAnsi="宋体" w:eastAsia="宋体"/>
              </w:rPr>
              <w:t>M</w:t>
            </w:r>
            <w:r>
              <w:rPr>
                <w:rFonts w:ascii="宋体" w:hAnsi="宋体" w:eastAsia="宋体"/>
              </w:rPr>
              <w:t>an</w:t>
            </w:r>
            <w:r>
              <w:rPr>
                <w:rFonts w:hint="eastAsia" w:ascii="宋体" w:hAnsi="宋体" w:eastAsia="宋体"/>
              </w:rPr>
              <w:t>a</w:t>
            </w:r>
            <w:r>
              <w:rPr>
                <w:rFonts w:ascii="宋体" w:hAnsi="宋体" w:eastAsia="宋体"/>
              </w:rPr>
              <w:t>ge</w:t>
            </w:r>
            <w:r>
              <w:rPr>
                <w:rFonts w:hint="eastAsia" w:ascii="宋体" w:hAnsi="宋体" w:eastAsia="宋体"/>
              </w:rPr>
              <w:t>Field</w:t>
            </w:r>
            <w:r>
              <w:rPr>
                <w:rFonts w:ascii="宋体" w:hAnsi="宋体" w:eastAsia="宋体"/>
              </w:rPr>
              <w:t>.html</w:t>
            </w:r>
          </w:p>
        </w:tc>
        <w:tc>
          <w:tcPr>
            <w:tcW w:w="3958" w:type="dxa"/>
          </w:tcPr>
          <w:p w14:paraId="424F3933">
            <w:pPr>
              <w:spacing w:line="360" w:lineRule="auto"/>
              <w:rPr>
                <w:rFonts w:hint="eastAsia" w:ascii="宋体" w:hAnsi="宋体" w:eastAsia="宋体"/>
              </w:rPr>
            </w:pPr>
            <w:r>
              <w:rPr>
                <w:rFonts w:hint="eastAsia" w:ascii="宋体" w:hAnsi="宋体" w:eastAsia="宋体"/>
              </w:rPr>
              <w:t>管理体育场地页面</w:t>
            </w:r>
          </w:p>
        </w:tc>
      </w:tr>
      <w:tr w14:paraId="3CA5B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10B5FCDB">
            <w:pPr>
              <w:spacing w:line="360" w:lineRule="auto"/>
              <w:rPr>
                <w:rFonts w:hint="eastAsia" w:ascii="宋体" w:hAnsi="宋体" w:eastAsia="宋体"/>
              </w:rPr>
            </w:pPr>
            <w:r>
              <w:rPr>
                <w:rFonts w:hint="eastAsia" w:ascii="宋体" w:hAnsi="宋体" w:eastAsia="宋体"/>
              </w:rPr>
              <w:t>SearchField</w:t>
            </w:r>
            <w:r>
              <w:rPr>
                <w:rFonts w:ascii="宋体" w:hAnsi="宋体" w:eastAsia="宋体"/>
              </w:rPr>
              <w:t>.html</w:t>
            </w:r>
          </w:p>
        </w:tc>
        <w:tc>
          <w:tcPr>
            <w:tcW w:w="3958" w:type="dxa"/>
          </w:tcPr>
          <w:p w14:paraId="30B220EC">
            <w:pPr>
              <w:spacing w:line="360" w:lineRule="auto"/>
              <w:rPr>
                <w:rFonts w:hint="eastAsia" w:ascii="宋体" w:hAnsi="宋体" w:eastAsia="宋体"/>
              </w:rPr>
            </w:pPr>
            <w:r>
              <w:rPr>
                <w:rFonts w:hint="eastAsia" w:ascii="宋体" w:hAnsi="宋体" w:eastAsia="宋体"/>
              </w:rPr>
              <w:t>查询体育场地页面</w:t>
            </w:r>
          </w:p>
        </w:tc>
      </w:tr>
      <w:tr w14:paraId="01613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3D3E42C3">
            <w:pPr>
              <w:spacing w:line="360" w:lineRule="auto"/>
              <w:rPr>
                <w:rFonts w:hint="eastAsia" w:ascii="宋体" w:hAnsi="宋体" w:eastAsia="宋体"/>
              </w:rPr>
            </w:pPr>
            <w:r>
              <w:rPr>
                <w:rFonts w:hint="eastAsia" w:ascii="宋体" w:hAnsi="宋体" w:eastAsia="宋体"/>
              </w:rPr>
              <w:t>D</w:t>
            </w:r>
            <w:r>
              <w:rPr>
                <w:rFonts w:ascii="宋体" w:hAnsi="宋体" w:eastAsia="宋体"/>
              </w:rPr>
              <w:t>isplay</w:t>
            </w:r>
            <w:r>
              <w:rPr>
                <w:rFonts w:hint="eastAsia" w:ascii="宋体" w:hAnsi="宋体" w:eastAsia="宋体"/>
              </w:rPr>
              <w:t>Field</w:t>
            </w:r>
            <w:r>
              <w:rPr>
                <w:rFonts w:ascii="宋体" w:hAnsi="宋体" w:eastAsia="宋体"/>
              </w:rPr>
              <w:t>.html</w:t>
            </w:r>
          </w:p>
        </w:tc>
        <w:tc>
          <w:tcPr>
            <w:tcW w:w="3958" w:type="dxa"/>
          </w:tcPr>
          <w:p w14:paraId="189403C4">
            <w:pPr>
              <w:spacing w:line="360" w:lineRule="auto"/>
              <w:rPr>
                <w:rFonts w:hint="eastAsia" w:ascii="宋体" w:hAnsi="宋体" w:eastAsia="宋体"/>
              </w:rPr>
            </w:pPr>
            <w:r>
              <w:rPr>
                <w:rFonts w:hint="eastAsia" w:ascii="宋体" w:hAnsi="宋体" w:eastAsia="宋体"/>
              </w:rPr>
              <w:t>体育场地详情页面</w:t>
            </w:r>
          </w:p>
        </w:tc>
      </w:tr>
    </w:tbl>
    <w:p w14:paraId="0885BE81">
      <w:pPr>
        <w:spacing w:line="360" w:lineRule="auto"/>
        <w:rPr>
          <w:rFonts w:hint="eastAsia" w:ascii="宋体" w:hAnsi="宋体" w:eastAsia="宋体"/>
        </w:rPr>
      </w:pPr>
      <w:r>
        <w:rPr>
          <w:rFonts w:ascii="宋体" w:hAnsi="宋体" w:eastAsia="宋体"/>
        </w:rPr>
        <w:t>事务层：</w:t>
      </w:r>
      <w:r>
        <w:rPr>
          <w:rFonts w:hint="eastAsia" w:ascii="宋体" w:hAnsi="宋体" w:eastAsia="宋体"/>
        </w:rPr>
        <w:t>Fields</w:t>
      </w:r>
      <w:r>
        <w:rPr>
          <w:rFonts w:ascii="宋体" w:hAnsi="宋体" w:eastAsia="宋体"/>
        </w:rPr>
        <w:t xml:space="preserve">.java </w:t>
      </w:r>
      <w:r>
        <w:rPr>
          <w:rFonts w:hint="eastAsia" w:ascii="宋体" w:hAnsi="宋体" w:eastAsia="宋体"/>
        </w:rPr>
        <w:t>体育场地类</w:t>
      </w:r>
    </w:p>
    <w:p w14:paraId="0DEA22E0">
      <w:pPr>
        <w:spacing w:line="360" w:lineRule="auto"/>
        <w:rPr>
          <w:rFonts w:hint="eastAsia" w:ascii="宋体" w:hAnsi="宋体" w:eastAsia="宋体"/>
        </w:rPr>
      </w:pPr>
      <w:r>
        <w:rPr>
          <w:rFonts w:ascii="宋体" w:hAnsi="宋体" w:eastAsia="宋体"/>
        </w:rPr>
        <w:t>数据层：</w:t>
      </w:r>
      <w:r>
        <w:rPr>
          <w:rFonts w:hint="eastAsia" w:ascii="宋体" w:hAnsi="宋体" w:eastAsia="宋体"/>
        </w:rPr>
        <w:t>Fields</w:t>
      </w:r>
      <w:r>
        <w:rPr>
          <w:rFonts w:ascii="宋体" w:hAnsi="宋体" w:eastAsia="宋体"/>
        </w:rPr>
        <w:t xml:space="preserve">.dat </w:t>
      </w:r>
      <w:r>
        <w:rPr>
          <w:rFonts w:hint="eastAsia" w:ascii="宋体" w:hAnsi="宋体" w:eastAsia="宋体"/>
        </w:rPr>
        <w:t>体育场地信息表</w:t>
      </w:r>
    </w:p>
    <w:p w14:paraId="6A489957">
      <w:pPr>
        <w:rPr>
          <w:rFonts w:hint="eastAsia" w:ascii="宋体" w:hAnsi="宋体" w:eastAsia="宋体"/>
        </w:rPr>
      </w:pPr>
    </w:p>
    <w:p w14:paraId="7E2F9C5E">
      <w:pPr>
        <w:pStyle w:val="5"/>
        <w:rPr>
          <w:rFonts w:hint="eastAsia" w:ascii="宋体" w:hAnsi="宋体"/>
          <w:szCs w:val="21"/>
        </w:rPr>
      </w:pPr>
      <w:r>
        <w:rPr>
          <w:rFonts w:ascii="宋体" w:hAnsi="宋体"/>
          <w:szCs w:val="21"/>
        </w:rPr>
        <w:t>4.</w:t>
      </w:r>
      <w:del w:id="600" w:author="fish [2]" w:date="2025-11-28T19:03:15Z">
        <w:r>
          <w:rPr>
            <w:rFonts w:hint="default" w:ascii="宋体" w:hAnsi="宋体"/>
            <w:szCs w:val="21"/>
            <w:lang w:val="en-US"/>
          </w:rPr>
          <w:delText>5</w:delText>
        </w:r>
      </w:del>
      <w:ins w:id="601" w:author="fish [2]" w:date="2025-11-28T19:03:15Z">
        <w:r>
          <w:rPr>
            <w:rFonts w:hint="eastAsia" w:ascii="宋体" w:hAnsi="宋体"/>
            <w:szCs w:val="21"/>
            <w:lang w:val="en-US" w:eastAsia="zh-CN"/>
          </w:rPr>
          <w:t>6</w:t>
        </w:r>
      </w:ins>
      <w:r>
        <w:rPr>
          <w:rFonts w:ascii="宋体" w:hAnsi="宋体"/>
          <w:szCs w:val="21"/>
        </w:rPr>
        <w:t>对</w:t>
      </w:r>
      <w:r>
        <w:rPr>
          <w:rFonts w:hint="eastAsia" w:ascii="宋体" w:hAnsi="宋体"/>
          <w:szCs w:val="21"/>
        </w:rPr>
        <w:t>Reservation</w:t>
      </w:r>
      <w:r>
        <w:rPr>
          <w:rFonts w:ascii="宋体" w:hAnsi="宋体"/>
          <w:szCs w:val="21"/>
        </w:rPr>
        <w:t>类的三层划分</w:t>
      </w:r>
    </w:p>
    <w:p w14:paraId="038ED11E">
      <w:pPr>
        <w:spacing w:line="360" w:lineRule="auto"/>
        <w:rPr>
          <w:rFonts w:hint="eastAsia" w:ascii="宋体" w:hAnsi="宋体" w:eastAsia="宋体"/>
        </w:rPr>
      </w:pPr>
      <w:r>
        <w:rPr>
          <w:rFonts w:hint="eastAsia" w:ascii="宋体" w:hAnsi="宋体" w:eastAsia="宋体"/>
        </w:rPr>
        <w:t>界面层：</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61B50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18F90EE5">
            <w:pPr>
              <w:spacing w:line="360" w:lineRule="auto"/>
              <w:jc w:val="center"/>
              <w:rPr>
                <w:rFonts w:hint="eastAsia" w:ascii="宋体" w:hAnsi="宋体" w:eastAsia="宋体"/>
              </w:rPr>
            </w:pPr>
            <w:r>
              <w:rPr>
                <w:rFonts w:ascii="宋体" w:hAnsi="宋体" w:eastAsia="宋体"/>
              </w:rPr>
              <w:t>名称</w:t>
            </w:r>
          </w:p>
        </w:tc>
        <w:tc>
          <w:tcPr>
            <w:tcW w:w="4117" w:type="dxa"/>
          </w:tcPr>
          <w:p w14:paraId="25BD1400">
            <w:pPr>
              <w:spacing w:line="360" w:lineRule="auto"/>
              <w:jc w:val="center"/>
              <w:rPr>
                <w:rFonts w:hint="eastAsia" w:ascii="宋体" w:hAnsi="宋体" w:eastAsia="宋体"/>
              </w:rPr>
            </w:pPr>
            <w:r>
              <w:rPr>
                <w:rFonts w:ascii="宋体" w:hAnsi="宋体" w:eastAsia="宋体"/>
              </w:rPr>
              <w:t>描述</w:t>
            </w:r>
          </w:p>
        </w:tc>
      </w:tr>
      <w:tr w14:paraId="6A670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7A18EBDD">
            <w:pPr>
              <w:spacing w:line="360" w:lineRule="auto"/>
              <w:rPr>
                <w:rFonts w:hint="eastAsia" w:ascii="宋体" w:hAnsi="宋体" w:eastAsia="宋体"/>
              </w:rPr>
            </w:pPr>
            <w:r>
              <w:rPr>
                <w:rFonts w:hint="eastAsia" w:ascii="宋体" w:hAnsi="宋体" w:eastAsia="宋体"/>
              </w:rPr>
              <w:t>AddReservation</w:t>
            </w:r>
            <w:r>
              <w:rPr>
                <w:rFonts w:ascii="宋体" w:hAnsi="宋体" w:eastAsia="宋体"/>
              </w:rPr>
              <w:t>.html</w:t>
            </w:r>
          </w:p>
        </w:tc>
        <w:tc>
          <w:tcPr>
            <w:tcW w:w="4117" w:type="dxa"/>
          </w:tcPr>
          <w:p w14:paraId="291D76E5">
            <w:pPr>
              <w:spacing w:line="360" w:lineRule="auto"/>
              <w:rPr>
                <w:rFonts w:hint="eastAsia" w:ascii="宋体" w:hAnsi="宋体" w:eastAsia="宋体"/>
              </w:rPr>
            </w:pPr>
            <w:r>
              <w:rPr>
                <w:rFonts w:hint="eastAsia" w:ascii="宋体" w:hAnsi="宋体" w:eastAsia="宋体"/>
              </w:rPr>
              <w:t>提交预约</w:t>
            </w:r>
            <w:r>
              <w:rPr>
                <w:rFonts w:ascii="宋体" w:hAnsi="宋体" w:eastAsia="宋体"/>
              </w:rPr>
              <w:t>页面</w:t>
            </w:r>
          </w:p>
        </w:tc>
      </w:tr>
      <w:tr w14:paraId="71075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0CB2D684">
            <w:pPr>
              <w:spacing w:line="360" w:lineRule="auto"/>
              <w:rPr>
                <w:rFonts w:hint="eastAsia" w:ascii="宋体" w:hAnsi="宋体" w:eastAsia="宋体"/>
              </w:rPr>
            </w:pPr>
            <w:r>
              <w:rPr>
                <w:rFonts w:hint="eastAsia" w:ascii="宋体" w:hAnsi="宋体" w:eastAsia="宋体"/>
              </w:rPr>
              <w:t>DeleteReservation.</w:t>
            </w:r>
            <w:r>
              <w:rPr>
                <w:rFonts w:ascii="宋体" w:hAnsi="宋体" w:eastAsia="宋体"/>
              </w:rPr>
              <w:t>html</w:t>
            </w:r>
          </w:p>
        </w:tc>
        <w:tc>
          <w:tcPr>
            <w:tcW w:w="4117" w:type="dxa"/>
          </w:tcPr>
          <w:p w14:paraId="43DC2F17">
            <w:pPr>
              <w:spacing w:line="360" w:lineRule="auto"/>
              <w:rPr>
                <w:rFonts w:hint="eastAsia" w:ascii="宋体" w:hAnsi="宋体" w:eastAsia="宋体"/>
              </w:rPr>
            </w:pPr>
            <w:r>
              <w:rPr>
                <w:rFonts w:hint="eastAsia" w:ascii="宋体" w:hAnsi="宋体" w:eastAsia="宋体"/>
              </w:rPr>
              <w:t>取消预约</w:t>
            </w:r>
            <w:r>
              <w:rPr>
                <w:rFonts w:ascii="宋体" w:hAnsi="宋体" w:eastAsia="宋体"/>
              </w:rPr>
              <w:t>页面</w:t>
            </w:r>
          </w:p>
        </w:tc>
      </w:tr>
      <w:tr w14:paraId="4449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4140C554">
            <w:pPr>
              <w:spacing w:line="360" w:lineRule="auto"/>
              <w:rPr>
                <w:rFonts w:hint="eastAsia" w:ascii="宋体" w:hAnsi="宋体" w:eastAsia="宋体"/>
              </w:rPr>
            </w:pPr>
            <w:r>
              <w:rPr>
                <w:rFonts w:hint="eastAsia" w:ascii="宋体" w:hAnsi="宋体" w:eastAsia="宋体"/>
              </w:rPr>
              <w:t>ManageReservation.</w:t>
            </w:r>
            <w:r>
              <w:rPr>
                <w:rFonts w:ascii="宋体" w:hAnsi="宋体" w:eastAsia="宋体"/>
              </w:rPr>
              <w:t>html</w:t>
            </w:r>
          </w:p>
        </w:tc>
        <w:tc>
          <w:tcPr>
            <w:tcW w:w="4117" w:type="dxa"/>
          </w:tcPr>
          <w:p w14:paraId="6CDF0ED7">
            <w:pPr>
              <w:spacing w:line="360" w:lineRule="auto"/>
              <w:rPr>
                <w:rFonts w:hint="eastAsia" w:ascii="宋体" w:hAnsi="宋体" w:eastAsia="宋体"/>
              </w:rPr>
            </w:pPr>
            <w:r>
              <w:rPr>
                <w:rFonts w:hint="eastAsia" w:ascii="宋体" w:hAnsi="宋体" w:eastAsia="宋体"/>
              </w:rPr>
              <w:t>管理预约页面</w:t>
            </w:r>
          </w:p>
        </w:tc>
      </w:tr>
      <w:tr w14:paraId="22744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485440CB">
            <w:pPr>
              <w:spacing w:line="360" w:lineRule="auto"/>
              <w:rPr>
                <w:rFonts w:hint="eastAsia" w:ascii="宋体" w:hAnsi="宋体" w:eastAsia="宋体"/>
              </w:rPr>
            </w:pPr>
            <w:r>
              <w:rPr>
                <w:rFonts w:hint="eastAsia" w:ascii="宋体" w:hAnsi="宋体" w:eastAsia="宋体"/>
              </w:rPr>
              <w:t>SearchReservation.</w:t>
            </w:r>
            <w:r>
              <w:rPr>
                <w:rFonts w:ascii="宋体" w:hAnsi="宋体" w:eastAsia="宋体"/>
              </w:rPr>
              <w:t>html</w:t>
            </w:r>
          </w:p>
        </w:tc>
        <w:tc>
          <w:tcPr>
            <w:tcW w:w="4117" w:type="dxa"/>
          </w:tcPr>
          <w:p w14:paraId="63467E9D">
            <w:pPr>
              <w:spacing w:line="360" w:lineRule="auto"/>
              <w:rPr>
                <w:rFonts w:hint="eastAsia" w:ascii="宋体" w:hAnsi="宋体" w:eastAsia="宋体"/>
              </w:rPr>
            </w:pPr>
            <w:r>
              <w:rPr>
                <w:rFonts w:hint="eastAsia" w:ascii="宋体" w:hAnsi="宋体" w:eastAsia="宋体"/>
              </w:rPr>
              <w:t>查询预约页面</w:t>
            </w:r>
          </w:p>
        </w:tc>
      </w:tr>
      <w:tr w14:paraId="31F87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6228B5D0">
            <w:pPr>
              <w:spacing w:line="360" w:lineRule="auto"/>
              <w:rPr>
                <w:rFonts w:hint="eastAsia" w:ascii="宋体" w:hAnsi="宋体" w:eastAsia="宋体"/>
              </w:rPr>
            </w:pPr>
            <w:r>
              <w:rPr>
                <w:rFonts w:hint="eastAsia" w:ascii="宋体" w:hAnsi="宋体" w:eastAsia="宋体"/>
              </w:rPr>
              <w:t>DisplayReservation.html</w:t>
            </w:r>
          </w:p>
        </w:tc>
        <w:tc>
          <w:tcPr>
            <w:tcW w:w="4117" w:type="dxa"/>
          </w:tcPr>
          <w:p w14:paraId="4ED3E4AC">
            <w:pPr>
              <w:spacing w:line="360" w:lineRule="auto"/>
              <w:rPr>
                <w:rFonts w:hint="eastAsia" w:ascii="宋体" w:hAnsi="宋体" w:eastAsia="宋体"/>
              </w:rPr>
            </w:pPr>
            <w:r>
              <w:rPr>
                <w:rFonts w:hint="eastAsia" w:ascii="宋体" w:hAnsi="宋体" w:eastAsia="宋体"/>
              </w:rPr>
              <w:t>预约详情页面</w:t>
            </w:r>
          </w:p>
        </w:tc>
      </w:tr>
    </w:tbl>
    <w:p w14:paraId="248D7A93">
      <w:pPr>
        <w:spacing w:line="360" w:lineRule="auto"/>
        <w:rPr>
          <w:rFonts w:hint="eastAsia" w:ascii="宋体" w:hAnsi="宋体" w:eastAsia="宋体"/>
        </w:rPr>
      </w:pPr>
      <w:r>
        <w:rPr>
          <w:rFonts w:ascii="宋体" w:hAnsi="宋体" w:eastAsia="宋体"/>
        </w:rPr>
        <w:t>事务层：</w:t>
      </w:r>
      <w:r>
        <w:rPr>
          <w:rFonts w:hint="eastAsia" w:ascii="宋体" w:hAnsi="宋体"/>
          <w:szCs w:val="21"/>
        </w:rPr>
        <w:t>Reservation</w:t>
      </w:r>
      <w:r>
        <w:rPr>
          <w:rFonts w:ascii="宋体" w:hAnsi="宋体" w:eastAsia="宋体"/>
        </w:rPr>
        <w:t xml:space="preserve">.java </w:t>
      </w:r>
      <w:r>
        <w:rPr>
          <w:rFonts w:hint="eastAsia" w:ascii="宋体" w:hAnsi="宋体" w:eastAsia="宋体"/>
        </w:rPr>
        <w:t>预约类</w:t>
      </w:r>
    </w:p>
    <w:p w14:paraId="62A42587">
      <w:pPr>
        <w:spacing w:line="360" w:lineRule="auto"/>
        <w:rPr>
          <w:rFonts w:hint="eastAsia" w:ascii="宋体" w:hAnsi="宋体" w:eastAsia="宋体"/>
        </w:rPr>
      </w:pPr>
      <w:r>
        <w:rPr>
          <w:rFonts w:ascii="宋体" w:hAnsi="宋体" w:eastAsia="宋体"/>
        </w:rPr>
        <w:t>数据层：</w:t>
      </w:r>
      <w:r>
        <w:rPr>
          <w:rFonts w:hint="eastAsia" w:ascii="宋体" w:hAnsi="宋体"/>
          <w:szCs w:val="21"/>
        </w:rPr>
        <w:t>Reservation</w:t>
      </w:r>
      <w:r>
        <w:rPr>
          <w:rFonts w:ascii="宋体" w:hAnsi="宋体" w:eastAsia="宋体"/>
        </w:rPr>
        <w:t xml:space="preserve">.dat </w:t>
      </w:r>
      <w:r>
        <w:rPr>
          <w:rFonts w:hint="eastAsia" w:ascii="宋体" w:hAnsi="宋体" w:eastAsia="宋体"/>
        </w:rPr>
        <w:t>预约信息表</w:t>
      </w:r>
    </w:p>
    <w:p w14:paraId="4E409ADD">
      <w:pPr>
        <w:spacing w:line="360" w:lineRule="auto"/>
        <w:rPr>
          <w:rFonts w:hint="eastAsia" w:ascii="宋体" w:hAnsi="宋体" w:eastAsia="宋体"/>
        </w:rPr>
      </w:pPr>
    </w:p>
    <w:p w14:paraId="1F81DC91">
      <w:pPr>
        <w:pStyle w:val="5"/>
        <w:rPr>
          <w:rFonts w:hint="eastAsia" w:ascii="宋体" w:hAnsi="宋体"/>
          <w:szCs w:val="21"/>
        </w:rPr>
      </w:pPr>
      <w:r>
        <w:rPr>
          <w:rFonts w:ascii="宋体" w:hAnsi="宋体"/>
          <w:szCs w:val="21"/>
        </w:rPr>
        <w:t>4.</w:t>
      </w:r>
      <w:del w:id="602" w:author="fish [2]" w:date="2025-11-28T19:03:19Z">
        <w:r>
          <w:rPr>
            <w:rFonts w:hint="default" w:ascii="宋体" w:hAnsi="宋体"/>
            <w:szCs w:val="21"/>
            <w:lang w:val="en-US"/>
          </w:rPr>
          <w:delText>6</w:delText>
        </w:r>
      </w:del>
      <w:ins w:id="603" w:author="fish [2]" w:date="2025-11-28T19:03:19Z">
        <w:r>
          <w:rPr>
            <w:rFonts w:hint="eastAsia" w:ascii="宋体" w:hAnsi="宋体"/>
            <w:szCs w:val="21"/>
            <w:lang w:val="en-US" w:eastAsia="zh-CN"/>
          </w:rPr>
          <w:t>7</w:t>
        </w:r>
      </w:ins>
      <w:r>
        <w:rPr>
          <w:rFonts w:ascii="宋体" w:hAnsi="宋体"/>
          <w:szCs w:val="21"/>
        </w:rPr>
        <w:t>对</w:t>
      </w:r>
      <w:r>
        <w:rPr>
          <w:rFonts w:hint="eastAsia" w:ascii="宋体" w:hAnsi="宋体"/>
          <w:szCs w:val="21"/>
        </w:rPr>
        <w:t>Comment</w:t>
      </w:r>
      <w:r>
        <w:rPr>
          <w:rFonts w:ascii="宋体" w:hAnsi="宋体"/>
          <w:szCs w:val="21"/>
        </w:rPr>
        <w:t>类的三层划分</w:t>
      </w:r>
    </w:p>
    <w:p w14:paraId="53F756B4">
      <w:pPr>
        <w:spacing w:line="360" w:lineRule="auto"/>
        <w:rPr>
          <w:rFonts w:hint="eastAsia" w:ascii="宋体" w:hAnsi="宋体" w:eastAsia="宋体"/>
        </w:rPr>
      </w:pPr>
      <w:r>
        <w:rPr>
          <w:rFonts w:hint="eastAsia" w:ascii="宋体" w:hAnsi="宋体" w:eastAsia="宋体"/>
        </w:rPr>
        <w:t>界面层：</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42DF0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52C621CA">
            <w:pPr>
              <w:spacing w:line="360" w:lineRule="auto"/>
              <w:jc w:val="center"/>
              <w:rPr>
                <w:rFonts w:hint="eastAsia" w:ascii="宋体" w:hAnsi="宋体" w:eastAsia="宋体"/>
              </w:rPr>
            </w:pPr>
            <w:r>
              <w:rPr>
                <w:rFonts w:ascii="宋体" w:hAnsi="宋体" w:eastAsia="宋体"/>
              </w:rPr>
              <w:t>名称</w:t>
            </w:r>
          </w:p>
        </w:tc>
        <w:tc>
          <w:tcPr>
            <w:tcW w:w="4117" w:type="dxa"/>
          </w:tcPr>
          <w:p w14:paraId="160B1987">
            <w:pPr>
              <w:spacing w:line="360" w:lineRule="auto"/>
              <w:jc w:val="center"/>
              <w:rPr>
                <w:rFonts w:hint="eastAsia" w:ascii="宋体" w:hAnsi="宋体" w:eastAsia="宋体"/>
              </w:rPr>
            </w:pPr>
            <w:r>
              <w:rPr>
                <w:rFonts w:ascii="宋体" w:hAnsi="宋体" w:eastAsia="宋体"/>
              </w:rPr>
              <w:t>描述</w:t>
            </w:r>
          </w:p>
        </w:tc>
      </w:tr>
      <w:tr w14:paraId="24C2F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0203E691">
            <w:pPr>
              <w:spacing w:line="360" w:lineRule="auto"/>
              <w:rPr>
                <w:rFonts w:hint="eastAsia" w:ascii="宋体" w:hAnsi="宋体" w:eastAsia="宋体"/>
              </w:rPr>
            </w:pPr>
            <w:r>
              <w:rPr>
                <w:rFonts w:hint="eastAsia" w:ascii="宋体" w:hAnsi="宋体" w:eastAsia="宋体"/>
              </w:rPr>
              <w:t>AddComment</w:t>
            </w:r>
            <w:r>
              <w:rPr>
                <w:rFonts w:ascii="宋体" w:hAnsi="宋体" w:eastAsia="宋体"/>
              </w:rPr>
              <w:t>.html</w:t>
            </w:r>
          </w:p>
        </w:tc>
        <w:tc>
          <w:tcPr>
            <w:tcW w:w="4117" w:type="dxa"/>
          </w:tcPr>
          <w:p w14:paraId="6AB10969">
            <w:pPr>
              <w:spacing w:line="360" w:lineRule="auto"/>
              <w:rPr>
                <w:rFonts w:hint="eastAsia" w:ascii="宋体" w:hAnsi="宋体" w:eastAsia="宋体"/>
              </w:rPr>
            </w:pPr>
            <w:r>
              <w:rPr>
                <w:rFonts w:hint="eastAsia" w:ascii="宋体" w:hAnsi="宋体" w:eastAsia="宋体"/>
              </w:rPr>
              <w:t>发布评论</w:t>
            </w:r>
            <w:r>
              <w:rPr>
                <w:rFonts w:ascii="宋体" w:hAnsi="宋体" w:eastAsia="宋体"/>
              </w:rPr>
              <w:t>页面</w:t>
            </w:r>
          </w:p>
        </w:tc>
      </w:tr>
      <w:tr w14:paraId="044BC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67BBA025">
            <w:pPr>
              <w:spacing w:line="360" w:lineRule="auto"/>
              <w:rPr>
                <w:rFonts w:hint="eastAsia" w:ascii="宋体" w:hAnsi="宋体" w:eastAsia="宋体"/>
              </w:rPr>
            </w:pPr>
            <w:r>
              <w:rPr>
                <w:rFonts w:hint="eastAsia" w:ascii="宋体" w:hAnsi="宋体" w:eastAsia="宋体"/>
              </w:rPr>
              <w:t>S</w:t>
            </w:r>
            <w:r>
              <w:rPr>
                <w:rFonts w:ascii="宋体" w:hAnsi="宋体" w:eastAsia="宋体"/>
              </w:rPr>
              <w:t>earc</w:t>
            </w:r>
            <w:r>
              <w:rPr>
                <w:rFonts w:hint="eastAsia" w:ascii="宋体" w:hAnsi="宋体" w:eastAsia="宋体"/>
              </w:rPr>
              <w:t>hComment</w:t>
            </w:r>
            <w:r>
              <w:rPr>
                <w:rFonts w:ascii="宋体" w:hAnsi="宋体" w:eastAsia="宋体"/>
              </w:rPr>
              <w:t>.html</w:t>
            </w:r>
          </w:p>
        </w:tc>
        <w:tc>
          <w:tcPr>
            <w:tcW w:w="4117" w:type="dxa"/>
          </w:tcPr>
          <w:p w14:paraId="23FB8C8D">
            <w:pPr>
              <w:spacing w:line="360" w:lineRule="auto"/>
              <w:rPr>
                <w:rFonts w:hint="eastAsia" w:ascii="宋体" w:hAnsi="宋体" w:eastAsia="宋体"/>
              </w:rPr>
            </w:pPr>
            <w:r>
              <w:rPr>
                <w:rFonts w:hint="eastAsia" w:ascii="宋体" w:hAnsi="宋体" w:eastAsia="宋体"/>
              </w:rPr>
              <w:t>查询评论页面</w:t>
            </w:r>
          </w:p>
        </w:tc>
      </w:tr>
      <w:tr w14:paraId="433D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691C79CC">
            <w:pPr>
              <w:spacing w:line="360" w:lineRule="auto"/>
              <w:rPr>
                <w:rFonts w:hint="eastAsia" w:ascii="宋体" w:hAnsi="宋体" w:eastAsia="宋体"/>
              </w:rPr>
            </w:pPr>
            <w:r>
              <w:rPr>
                <w:rFonts w:hint="eastAsia" w:ascii="宋体" w:hAnsi="宋体" w:eastAsia="宋体"/>
              </w:rPr>
              <w:t>E</w:t>
            </w:r>
            <w:r>
              <w:rPr>
                <w:rFonts w:ascii="宋体" w:hAnsi="宋体" w:eastAsia="宋体"/>
              </w:rPr>
              <w:t>dit</w:t>
            </w:r>
            <w:r>
              <w:rPr>
                <w:rFonts w:hint="eastAsia" w:ascii="宋体" w:hAnsi="宋体" w:eastAsia="宋体"/>
              </w:rPr>
              <w:t>Comment</w:t>
            </w:r>
            <w:r>
              <w:rPr>
                <w:rFonts w:ascii="宋体" w:hAnsi="宋体" w:eastAsia="宋体"/>
              </w:rPr>
              <w:t>.html</w:t>
            </w:r>
          </w:p>
        </w:tc>
        <w:tc>
          <w:tcPr>
            <w:tcW w:w="4117" w:type="dxa"/>
          </w:tcPr>
          <w:p w14:paraId="047979AE">
            <w:pPr>
              <w:spacing w:line="360" w:lineRule="auto"/>
              <w:rPr>
                <w:rFonts w:hint="eastAsia" w:ascii="宋体" w:hAnsi="宋体" w:eastAsia="宋体"/>
              </w:rPr>
            </w:pPr>
            <w:r>
              <w:rPr>
                <w:rFonts w:hint="eastAsia" w:ascii="宋体" w:hAnsi="宋体" w:eastAsia="宋体"/>
              </w:rPr>
              <w:t>编辑评论页面</w:t>
            </w:r>
          </w:p>
        </w:tc>
      </w:tr>
      <w:tr w14:paraId="08A3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30C69296">
            <w:pPr>
              <w:spacing w:line="360" w:lineRule="auto"/>
              <w:rPr>
                <w:rFonts w:hint="eastAsia" w:ascii="宋体" w:hAnsi="宋体" w:eastAsia="宋体"/>
              </w:rPr>
            </w:pPr>
            <w:r>
              <w:rPr>
                <w:rFonts w:hint="eastAsia" w:ascii="宋体" w:hAnsi="宋体" w:eastAsia="宋体"/>
              </w:rPr>
              <w:t>D</w:t>
            </w:r>
            <w:r>
              <w:rPr>
                <w:rFonts w:ascii="宋体" w:hAnsi="宋体" w:eastAsia="宋体"/>
              </w:rPr>
              <w:t>isplay</w:t>
            </w:r>
            <w:r>
              <w:rPr>
                <w:rFonts w:hint="eastAsia" w:ascii="宋体" w:hAnsi="宋体" w:eastAsia="宋体"/>
              </w:rPr>
              <w:t>Comment</w:t>
            </w:r>
            <w:r>
              <w:rPr>
                <w:rFonts w:ascii="宋体" w:hAnsi="宋体" w:eastAsia="宋体"/>
              </w:rPr>
              <w:t>.html</w:t>
            </w:r>
          </w:p>
        </w:tc>
        <w:tc>
          <w:tcPr>
            <w:tcW w:w="4117" w:type="dxa"/>
          </w:tcPr>
          <w:p w14:paraId="4CF25B42">
            <w:pPr>
              <w:spacing w:line="360" w:lineRule="auto"/>
              <w:rPr>
                <w:rFonts w:hint="eastAsia" w:ascii="宋体" w:hAnsi="宋体" w:eastAsia="宋体"/>
              </w:rPr>
            </w:pPr>
            <w:r>
              <w:rPr>
                <w:rFonts w:hint="eastAsia" w:ascii="宋体" w:hAnsi="宋体" w:eastAsia="宋体"/>
              </w:rPr>
              <w:t>评论详情页面</w:t>
            </w:r>
          </w:p>
        </w:tc>
      </w:tr>
      <w:tr w14:paraId="53850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10E96919">
            <w:pPr>
              <w:spacing w:line="360" w:lineRule="auto"/>
              <w:rPr>
                <w:rFonts w:hint="eastAsia" w:ascii="宋体" w:hAnsi="宋体" w:eastAsia="宋体"/>
              </w:rPr>
            </w:pPr>
            <w:r>
              <w:rPr>
                <w:rFonts w:hint="eastAsia" w:ascii="宋体" w:hAnsi="宋体" w:eastAsia="宋体"/>
              </w:rPr>
              <w:t>DeleteComment.</w:t>
            </w:r>
            <w:r>
              <w:rPr>
                <w:rFonts w:ascii="宋体" w:hAnsi="宋体" w:eastAsia="宋体"/>
              </w:rPr>
              <w:t>html</w:t>
            </w:r>
          </w:p>
        </w:tc>
        <w:tc>
          <w:tcPr>
            <w:tcW w:w="4117" w:type="dxa"/>
          </w:tcPr>
          <w:p w14:paraId="6571A2F2">
            <w:pPr>
              <w:spacing w:line="360" w:lineRule="auto"/>
              <w:rPr>
                <w:rFonts w:hint="eastAsia" w:ascii="宋体" w:hAnsi="宋体" w:eastAsia="宋体"/>
              </w:rPr>
            </w:pPr>
            <w:r>
              <w:rPr>
                <w:rFonts w:hint="eastAsia" w:ascii="宋体" w:hAnsi="宋体" w:eastAsia="宋体"/>
              </w:rPr>
              <w:t>删除评论</w:t>
            </w:r>
            <w:r>
              <w:rPr>
                <w:rFonts w:ascii="宋体" w:hAnsi="宋体" w:eastAsia="宋体"/>
              </w:rPr>
              <w:t>页面</w:t>
            </w:r>
          </w:p>
        </w:tc>
      </w:tr>
    </w:tbl>
    <w:p w14:paraId="3168FE88">
      <w:pPr>
        <w:spacing w:line="360" w:lineRule="auto"/>
        <w:rPr>
          <w:rFonts w:hint="eastAsia" w:ascii="宋体" w:hAnsi="宋体" w:eastAsia="宋体"/>
        </w:rPr>
      </w:pPr>
      <w:r>
        <w:rPr>
          <w:rFonts w:ascii="宋体" w:hAnsi="宋体" w:eastAsia="宋体"/>
        </w:rPr>
        <w:t>事务层：</w:t>
      </w:r>
      <w:r>
        <w:rPr>
          <w:rFonts w:hint="eastAsia" w:ascii="宋体" w:hAnsi="宋体" w:eastAsia="宋体"/>
        </w:rPr>
        <w:t>Comment.</w:t>
      </w:r>
      <w:r>
        <w:rPr>
          <w:rFonts w:ascii="宋体" w:hAnsi="宋体" w:eastAsia="宋体"/>
        </w:rPr>
        <w:t xml:space="preserve">java </w:t>
      </w:r>
      <w:r>
        <w:rPr>
          <w:rFonts w:hint="eastAsia" w:ascii="宋体" w:hAnsi="宋体" w:eastAsia="宋体"/>
        </w:rPr>
        <w:t>评论管理类</w:t>
      </w:r>
    </w:p>
    <w:p w14:paraId="23F98837">
      <w:pPr>
        <w:spacing w:line="360" w:lineRule="auto"/>
        <w:rPr>
          <w:rFonts w:hint="eastAsia" w:ascii="宋体" w:hAnsi="宋体" w:eastAsia="宋体"/>
        </w:rPr>
      </w:pPr>
      <w:r>
        <w:rPr>
          <w:rFonts w:ascii="宋体" w:hAnsi="宋体" w:eastAsia="宋体"/>
        </w:rPr>
        <w:t>数据层：</w:t>
      </w:r>
      <w:r>
        <w:rPr>
          <w:rFonts w:hint="eastAsia" w:ascii="宋体" w:hAnsi="宋体" w:eastAsia="宋体"/>
        </w:rPr>
        <w:t>Comment</w:t>
      </w:r>
      <w:r>
        <w:rPr>
          <w:rFonts w:ascii="宋体" w:hAnsi="宋体" w:eastAsia="宋体"/>
        </w:rPr>
        <w:t xml:space="preserve">.dat </w:t>
      </w:r>
      <w:r>
        <w:rPr>
          <w:rFonts w:hint="eastAsia" w:ascii="宋体" w:hAnsi="宋体" w:eastAsia="宋体"/>
        </w:rPr>
        <w:t>评论信息表</w:t>
      </w:r>
    </w:p>
    <w:p w14:paraId="36EB7388">
      <w:pPr>
        <w:spacing w:line="360" w:lineRule="auto"/>
        <w:rPr>
          <w:rFonts w:hint="eastAsia" w:ascii="宋体" w:hAnsi="宋体" w:eastAsia="宋体"/>
        </w:rPr>
      </w:pPr>
    </w:p>
    <w:p w14:paraId="01BC022D">
      <w:pPr>
        <w:pStyle w:val="5"/>
        <w:rPr>
          <w:rFonts w:hint="eastAsia" w:ascii="宋体" w:hAnsi="宋体"/>
          <w:szCs w:val="21"/>
        </w:rPr>
      </w:pPr>
      <w:r>
        <w:rPr>
          <w:rFonts w:ascii="宋体" w:hAnsi="宋体"/>
          <w:szCs w:val="21"/>
        </w:rPr>
        <w:t>4.</w:t>
      </w:r>
      <w:del w:id="604" w:author="fish [2]" w:date="2025-11-28T19:03:21Z">
        <w:r>
          <w:rPr>
            <w:rFonts w:hint="default" w:ascii="宋体" w:hAnsi="宋体"/>
            <w:szCs w:val="21"/>
            <w:lang w:val="en-US"/>
          </w:rPr>
          <w:delText>7</w:delText>
        </w:r>
      </w:del>
      <w:ins w:id="605" w:author="fish [2]" w:date="2025-11-28T19:03:21Z">
        <w:r>
          <w:rPr>
            <w:rFonts w:hint="eastAsia" w:ascii="宋体" w:hAnsi="宋体"/>
            <w:szCs w:val="21"/>
            <w:lang w:val="en-US" w:eastAsia="zh-CN"/>
          </w:rPr>
          <w:t>8</w:t>
        </w:r>
      </w:ins>
      <w:r>
        <w:rPr>
          <w:rFonts w:ascii="宋体" w:hAnsi="宋体"/>
          <w:szCs w:val="21"/>
        </w:rPr>
        <w:t>对</w:t>
      </w:r>
      <w:r>
        <w:rPr>
          <w:rFonts w:hint="eastAsia" w:ascii="宋体" w:hAnsi="宋体"/>
          <w:szCs w:val="21"/>
        </w:rPr>
        <w:t>Period</w:t>
      </w:r>
      <w:r>
        <w:rPr>
          <w:rFonts w:ascii="宋体" w:hAnsi="宋体"/>
          <w:szCs w:val="21"/>
        </w:rPr>
        <w:t>类的三层划分</w:t>
      </w:r>
    </w:p>
    <w:p w14:paraId="24AC1CB1">
      <w:pPr>
        <w:spacing w:line="360" w:lineRule="auto"/>
        <w:rPr>
          <w:rFonts w:hint="eastAsia" w:ascii="宋体" w:hAnsi="宋体" w:eastAsia="宋体"/>
        </w:rPr>
      </w:pPr>
      <w:r>
        <w:rPr>
          <w:rFonts w:hint="eastAsia" w:ascii="宋体" w:hAnsi="宋体" w:eastAsia="宋体"/>
        </w:rPr>
        <w:t>界面层：</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7BEB1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79D56972">
            <w:pPr>
              <w:spacing w:line="360" w:lineRule="auto"/>
              <w:jc w:val="center"/>
              <w:rPr>
                <w:rFonts w:hint="eastAsia" w:ascii="宋体" w:hAnsi="宋体" w:eastAsia="宋体"/>
              </w:rPr>
            </w:pPr>
            <w:r>
              <w:rPr>
                <w:rFonts w:ascii="宋体" w:hAnsi="宋体" w:eastAsia="宋体"/>
              </w:rPr>
              <w:t>名称</w:t>
            </w:r>
          </w:p>
        </w:tc>
        <w:tc>
          <w:tcPr>
            <w:tcW w:w="4117" w:type="dxa"/>
          </w:tcPr>
          <w:p w14:paraId="0B3B45A2">
            <w:pPr>
              <w:spacing w:line="360" w:lineRule="auto"/>
              <w:jc w:val="center"/>
              <w:rPr>
                <w:rFonts w:hint="eastAsia" w:ascii="宋体" w:hAnsi="宋体" w:eastAsia="宋体"/>
              </w:rPr>
            </w:pPr>
            <w:r>
              <w:rPr>
                <w:rFonts w:ascii="宋体" w:hAnsi="宋体" w:eastAsia="宋体"/>
              </w:rPr>
              <w:t>描述</w:t>
            </w:r>
          </w:p>
        </w:tc>
      </w:tr>
      <w:tr w14:paraId="67FEC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05F2C69A">
            <w:pPr>
              <w:spacing w:line="360" w:lineRule="auto"/>
              <w:rPr>
                <w:rFonts w:hint="eastAsia" w:ascii="宋体" w:hAnsi="宋体" w:eastAsia="宋体"/>
              </w:rPr>
            </w:pPr>
            <w:r>
              <w:rPr>
                <w:rFonts w:hint="eastAsia" w:ascii="宋体" w:hAnsi="宋体" w:eastAsia="宋体"/>
              </w:rPr>
              <w:t>AddPeriod</w:t>
            </w:r>
            <w:r>
              <w:rPr>
                <w:rFonts w:ascii="宋体" w:hAnsi="宋体" w:eastAsia="宋体"/>
              </w:rPr>
              <w:t>.html</w:t>
            </w:r>
          </w:p>
        </w:tc>
        <w:tc>
          <w:tcPr>
            <w:tcW w:w="4117" w:type="dxa"/>
          </w:tcPr>
          <w:p w14:paraId="4DB9B26C">
            <w:pPr>
              <w:spacing w:line="360" w:lineRule="auto"/>
              <w:rPr>
                <w:rFonts w:hint="eastAsia" w:ascii="宋体" w:hAnsi="宋体" w:eastAsia="宋体"/>
              </w:rPr>
            </w:pPr>
            <w:r>
              <w:rPr>
                <w:rFonts w:hint="eastAsia" w:ascii="宋体" w:hAnsi="宋体" w:eastAsia="宋体"/>
              </w:rPr>
              <w:t>新增时段</w:t>
            </w:r>
            <w:r>
              <w:rPr>
                <w:rFonts w:ascii="宋体" w:hAnsi="宋体" w:eastAsia="宋体"/>
              </w:rPr>
              <w:t>页面</w:t>
            </w:r>
          </w:p>
        </w:tc>
      </w:tr>
      <w:tr w14:paraId="474E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tcPr>
          <w:p w14:paraId="34282F0C">
            <w:pPr>
              <w:spacing w:line="360" w:lineRule="auto"/>
              <w:rPr>
                <w:rFonts w:hint="eastAsia" w:ascii="宋体" w:hAnsi="宋体" w:eastAsia="宋体"/>
              </w:rPr>
            </w:pPr>
            <w:r>
              <w:rPr>
                <w:rFonts w:hint="eastAsia" w:ascii="宋体" w:hAnsi="宋体" w:eastAsia="宋体"/>
              </w:rPr>
              <w:t>ChangePeriod</w:t>
            </w:r>
            <w:r>
              <w:rPr>
                <w:rFonts w:ascii="宋体" w:hAnsi="宋体" w:eastAsia="宋体"/>
              </w:rPr>
              <w:t>.html</w:t>
            </w:r>
          </w:p>
        </w:tc>
        <w:tc>
          <w:tcPr>
            <w:tcW w:w="4117" w:type="dxa"/>
          </w:tcPr>
          <w:p w14:paraId="04A19E9A">
            <w:pPr>
              <w:spacing w:line="360" w:lineRule="auto"/>
              <w:rPr>
                <w:rFonts w:hint="eastAsia" w:ascii="宋体" w:hAnsi="宋体" w:eastAsia="宋体"/>
              </w:rPr>
            </w:pPr>
            <w:r>
              <w:rPr>
                <w:rFonts w:hint="eastAsia" w:ascii="宋体" w:hAnsi="宋体" w:eastAsia="宋体"/>
              </w:rPr>
              <w:t>修改时段页面</w:t>
            </w:r>
          </w:p>
        </w:tc>
      </w:tr>
      <w:tr w14:paraId="50B55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tcPr>
          <w:p w14:paraId="1EF1C5BC">
            <w:pPr>
              <w:spacing w:line="360" w:lineRule="auto"/>
              <w:rPr>
                <w:rFonts w:hint="eastAsia" w:ascii="宋体" w:hAnsi="宋体" w:eastAsia="宋体"/>
              </w:rPr>
            </w:pPr>
            <w:r>
              <w:rPr>
                <w:rFonts w:hint="eastAsia" w:ascii="宋体" w:hAnsi="宋体" w:eastAsia="宋体"/>
              </w:rPr>
              <w:t>DeletePeriod.html</w:t>
            </w:r>
          </w:p>
        </w:tc>
        <w:tc>
          <w:tcPr>
            <w:tcW w:w="4117" w:type="dxa"/>
          </w:tcPr>
          <w:p w14:paraId="3C3B799D">
            <w:pPr>
              <w:spacing w:line="360" w:lineRule="auto"/>
              <w:rPr>
                <w:rFonts w:hint="eastAsia" w:ascii="宋体" w:hAnsi="宋体" w:eastAsia="宋体"/>
              </w:rPr>
            </w:pPr>
            <w:r>
              <w:rPr>
                <w:rFonts w:hint="eastAsia" w:ascii="宋体" w:hAnsi="宋体" w:eastAsia="宋体"/>
              </w:rPr>
              <w:t>删除时段页面</w:t>
            </w:r>
          </w:p>
        </w:tc>
      </w:tr>
    </w:tbl>
    <w:p w14:paraId="58F1156F">
      <w:pPr>
        <w:spacing w:line="360" w:lineRule="auto"/>
        <w:rPr>
          <w:rFonts w:hint="eastAsia" w:ascii="宋体" w:hAnsi="宋体" w:eastAsia="宋体"/>
        </w:rPr>
      </w:pPr>
      <w:r>
        <w:rPr>
          <w:rFonts w:ascii="宋体" w:hAnsi="宋体" w:eastAsia="宋体"/>
        </w:rPr>
        <w:t>事务层：</w:t>
      </w:r>
      <w:r>
        <w:rPr>
          <w:rFonts w:hint="eastAsia" w:ascii="宋体" w:hAnsi="宋体"/>
          <w:szCs w:val="21"/>
        </w:rPr>
        <w:t>Period</w:t>
      </w:r>
      <w:r>
        <w:rPr>
          <w:rFonts w:hint="eastAsia" w:ascii="宋体" w:hAnsi="宋体" w:eastAsia="宋体"/>
        </w:rPr>
        <w:t>.</w:t>
      </w:r>
      <w:r>
        <w:rPr>
          <w:rFonts w:ascii="宋体" w:hAnsi="宋体" w:eastAsia="宋体"/>
        </w:rPr>
        <w:t xml:space="preserve">java </w:t>
      </w:r>
      <w:r>
        <w:rPr>
          <w:rFonts w:hint="eastAsia" w:ascii="宋体" w:hAnsi="宋体" w:eastAsia="宋体"/>
        </w:rPr>
        <w:t>时段类</w:t>
      </w:r>
    </w:p>
    <w:p w14:paraId="33D01765">
      <w:pPr>
        <w:spacing w:line="360" w:lineRule="auto"/>
        <w:rPr>
          <w:rFonts w:hint="eastAsia" w:ascii="宋体" w:hAnsi="宋体" w:eastAsia="宋体"/>
        </w:rPr>
      </w:pPr>
      <w:r>
        <w:rPr>
          <w:rFonts w:ascii="宋体" w:hAnsi="宋体" w:eastAsia="宋体"/>
        </w:rPr>
        <w:t>数据层：</w:t>
      </w:r>
      <w:r>
        <w:rPr>
          <w:rFonts w:hint="eastAsia" w:ascii="宋体" w:hAnsi="宋体"/>
          <w:szCs w:val="21"/>
        </w:rPr>
        <w:t>Period</w:t>
      </w:r>
      <w:r>
        <w:rPr>
          <w:rFonts w:ascii="宋体" w:hAnsi="宋体" w:eastAsia="宋体"/>
        </w:rPr>
        <w:t xml:space="preserve">.dat </w:t>
      </w:r>
      <w:r>
        <w:rPr>
          <w:rFonts w:hint="eastAsia" w:ascii="宋体" w:hAnsi="宋体" w:eastAsia="宋体"/>
        </w:rPr>
        <w:t>时段信息表</w:t>
      </w:r>
    </w:p>
    <w:p w14:paraId="511E4FE3">
      <w:pPr>
        <w:pStyle w:val="2"/>
        <w:rPr>
          <w:rFonts w:hint="eastAsia" w:ascii="华文中宋" w:hAnsi="华文中宋" w:eastAsia="华文中宋"/>
          <w:sz w:val="32"/>
          <w:szCs w:val="32"/>
        </w:rPr>
      </w:pPr>
      <w:r>
        <w:rPr>
          <w:rFonts w:hint="eastAsia" w:ascii="华文中宋" w:hAnsi="华文中宋" w:eastAsia="华文中宋"/>
          <w:sz w:val="32"/>
          <w:szCs w:val="32"/>
        </w:rPr>
        <w:t>三、系统行为模型</w:t>
      </w:r>
      <w:bookmarkEnd w:id="14"/>
    </w:p>
    <w:p w14:paraId="12EB9B46">
      <w:pPr>
        <w:pStyle w:val="3"/>
        <w:rPr>
          <w:rFonts w:hint="eastAsia"/>
        </w:rPr>
      </w:pPr>
      <w:bookmarkStart w:id="15" w:name="_Toc149848668"/>
      <w:r>
        <w:rPr>
          <w:rFonts w:hint="eastAsia"/>
        </w:rPr>
        <w:t>1、交互模型</w:t>
      </w:r>
      <w:bookmarkEnd w:id="15"/>
    </w:p>
    <w:p w14:paraId="73B07DCE">
      <w:pPr>
        <w:pStyle w:val="5"/>
        <w:rPr>
          <w:rFonts w:hint="eastAsia" w:ascii="宋体" w:hAnsi="宋体"/>
          <w:szCs w:val="21"/>
        </w:rPr>
      </w:pPr>
      <w:r>
        <w:rPr>
          <w:rFonts w:hint="eastAsia" w:ascii="宋体" w:hAnsi="宋体"/>
          <w:szCs w:val="21"/>
        </w:rPr>
        <w:t>1</w:t>
      </w:r>
      <w:r>
        <w:rPr>
          <w:rFonts w:ascii="宋体" w:hAnsi="宋体"/>
          <w:szCs w:val="21"/>
        </w:rPr>
        <w:t xml:space="preserve">.1 </w:t>
      </w:r>
      <w:r>
        <w:rPr>
          <w:rFonts w:hint="eastAsia" w:ascii="宋体" w:hAnsi="宋体"/>
          <w:szCs w:val="21"/>
        </w:rPr>
        <w:t>用户登录顺序图</w:t>
      </w:r>
    </w:p>
    <w:p w14:paraId="54D73C93">
      <w:pPr>
        <w:rPr>
          <w:rFonts w:hint="eastAsia"/>
        </w:rPr>
      </w:pPr>
      <w:r>
        <w:rPr>
          <w:rFonts w:hint="eastAsia"/>
        </w:rPr>
        <w:drawing>
          <wp:inline distT="0" distB="0" distL="0" distR="0">
            <wp:extent cx="5274310" cy="2791460"/>
            <wp:effectExtent l="0" t="0" r="2540" b="8890"/>
            <wp:docPr id="2142218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18245"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2791460"/>
                    </a:xfrm>
                    <a:prstGeom prst="rect">
                      <a:avLst/>
                    </a:prstGeom>
                    <a:noFill/>
                    <a:ln>
                      <a:noFill/>
                    </a:ln>
                  </pic:spPr>
                </pic:pic>
              </a:graphicData>
            </a:graphic>
          </wp:inline>
        </w:drawing>
      </w:r>
    </w:p>
    <w:p w14:paraId="603BAD3D">
      <w:pPr>
        <w:pStyle w:val="5"/>
        <w:rPr>
          <w:rFonts w:hint="eastAsia" w:ascii="宋体" w:hAnsi="宋体"/>
          <w:szCs w:val="21"/>
        </w:rPr>
      </w:pPr>
      <w:r>
        <w:rPr>
          <w:rFonts w:ascii="宋体" w:hAnsi="宋体"/>
          <w:szCs w:val="21"/>
        </w:rPr>
        <w:t>1.</w:t>
      </w:r>
      <w:r>
        <w:rPr>
          <w:rFonts w:hint="eastAsia" w:ascii="宋体" w:hAnsi="宋体"/>
          <w:szCs w:val="21"/>
        </w:rPr>
        <w:t>2</w:t>
      </w:r>
      <w:r>
        <w:rPr>
          <w:rFonts w:ascii="宋体" w:hAnsi="宋体"/>
          <w:szCs w:val="21"/>
        </w:rPr>
        <w:t xml:space="preserve"> </w:t>
      </w:r>
      <w:r>
        <w:rPr>
          <w:rFonts w:hint="eastAsia" w:ascii="宋体" w:hAnsi="宋体"/>
          <w:szCs w:val="21"/>
        </w:rPr>
        <w:t>用户注册顺序图</w:t>
      </w:r>
    </w:p>
    <w:p w14:paraId="6C71F531">
      <w:pPr>
        <w:rPr>
          <w:rFonts w:hint="eastAsia"/>
        </w:rPr>
      </w:pPr>
      <w:r>
        <w:rPr>
          <w:rFonts w:hint="eastAsia"/>
        </w:rPr>
        <w:drawing>
          <wp:inline distT="0" distB="0" distL="0" distR="0">
            <wp:extent cx="5274310" cy="2740660"/>
            <wp:effectExtent l="0" t="0" r="2540" b="2540"/>
            <wp:docPr id="20111519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51951"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310" cy="2740660"/>
                    </a:xfrm>
                    <a:prstGeom prst="rect">
                      <a:avLst/>
                    </a:prstGeom>
                    <a:noFill/>
                    <a:ln>
                      <a:noFill/>
                    </a:ln>
                  </pic:spPr>
                </pic:pic>
              </a:graphicData>
            </a:graphic>
          </wp:inline>
        </w:drawing>
      </w:r>
    </w:p>
    <w:p w14:paraId="6AD8588D">
      <w:pPr>
        <w:pStyle w:val="5"/>
        <w:rPr>
          <w:rFonts w:hint="eastAsia" w:ascii="宋体" w:hAnsi="宋体"/>
          <w:szCs w:val="21"/>
        </w:rPr>
      </w:pPr>
      <w:r>
        <w:rPr>
          <w:rFonts w:ascii="宋体" w:hAnsi="宋体"/>
          <w:szCs w:val="21"/>
        </w:rPr>
        <w:t>1.</w:t>
      </w:r>
      <w:r>
        <w:rPr>
          <w:rFonts w:hint="eastAsia" w:ascii="宋体" w:hAnsi="宋体"/>
          <w:szCs w:val="21"/>
        </w:rPr>
        <w:t>3</w:t>
      </w:r>
      <w:r>
        <w:rPr>
          <w:rFonts w:ascii="宋体" w:hAnsi="宋体"/>
          <w:szCs w:val="21"/>
        </w:rPr>
        <w:t xml:space="preserve"> </w:t>
      </w:r>
      <w:r>
        <w:rPr>
          <w:rFonts w:hint="eastAsia" w:ascii="宋体" w:hAnsi="宋体"/>
          <w:szCs w:val="21"/>
        </w:rPr>
        <w:t>修改用户信息顺序图</w:t>
      </w:r>
    </w:p>
    <w:p w14:paraId="08CA0DE4">
      <w:pPr>
        <w:rPr>
          <w:rFonts w:hint="eastAsia"/>
        </w:rPr>
      </w:pPr>
      <w:r>
        <w:rPr>
          <w:rFonts w:hint="eastAsia"/>
        </w:rPr>
        <w:drawing>
          <wp:inline distT="0" distB="0" distL="0" distR="0">
            <wp:extent cx="5274310" cy="3431540"/>
            <wp:effectExtent l="0" t="0" r="2540" b="0"/>
            <wp:docPr id="19577572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57211" name="图片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4310" cy="3431540"/>
                    </a:xfrm>
                    <a:prstGeom prst="rect">
                      <a:avLst/>
                    </a:prstGeom>
                    <a:noFill/>
                    <a:ln>
                      <a:noFill/>
                    </a:ln>
                  </pic:spPr>
                </pic:pic>
              </a:graphicData>
            </a:graphic>
          </wp:inline>
        </w:drawing>
      </w:r>
    </w:p>
    <w:p w14:paraId="4A839043">
      <w:pPr>
        <w:pStyle w:val="5"/>
        <w:rPr>
          <w:rFonts w:hint="eastAsia" w:ascii="宋体" w:hAnsi="宋体"/>
          <w:szCs w:val="21"/>
        </w:rPr>
      </w:pPr>
      <w:r>
        <w:rPr>
          <w:rFonts w:ascii="宋体" w:hAnsi="宋体"/>
          <w:szCs w:val="21"/>
        </w:rPr>
        <w:t>1.</w:t>
      </w:r>
      <w:r>
        <w:rPr>
          <w:rFonts w:hint="eastAsia" w:ascii="宋体" w:hAnsi="宋体"/>
          <w:szCs w:val="21"/>
        </w:rPr>
        <w:t>4</w:t>
      </w:r>
      <w:r>
        <w:rPr>
          <w:rFonts w:ascii="宋体" w:hAnsi="宋体"/>
          <w:szCs w:val="21"/>
        </w:rPr>
        <w:t xml:space="preserve"> </w:t>
      </w:r>
      <w:r>
        <w:rPr>
          <w:rFonts w:hint="eastAsia" w:ascii="宋体" w:hAnsi="宋体"/>
          <w:szCs w:val="21"/>
        </w:rPr>
        <w:t>注销账号顺序图</w:t>
      </w:r>
    </w:p>
    <w:p w14:paraId="3442292A">
      <w:pPr>
        <w:rPr>
          <w:rFonts w:hint="eastAsia"/>
        </w:rPr>
      </w:pPr>
      <w:r>
        <w:rPr>
          <w:rFonts w:hint="eastAsia"/>
        </w:rPr>
        <w:drawing>
          <wp:inline distT="0" distB="0" distL="0" distR="0">
            <wp:extent cx="5274310" cy="2047240"/>
            <wp:effectExtent l="0" t="0" r="2540" b="0"/>
            <wp:docPr id="5601265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26517" name="图片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2047240"/>
                    </a:xfrm>
                    <a:prstGeom prst="rect">
                      <a:avLst/>
                    </a:prstGeom>
                    <a:noFill/>
                    <a:ln>
                      <a:noFill/>
                    </a:ln>
                  </pic:spPr>
                </pic:pic>
              </a:graphicData>
            </a:graphic>
          </wp:inline>
        </w:drawing>
      </w:r>
    </w:p>
    <w:p w14:paraId="69320D64">
      <w:pPr>
        <w:pStyle w:val="5"/>
        <w:rPr>
          <w:rFonts w:hint="eastAsia" w:ascii="宋体" w:hAnsi="宋体"/>
          <w:szCs w:val="21"/>
        </w:rPr>
      </w:pPr>
      <w:r>
        <w:rPr>
          <w:rFonts w:ascii="宋体" w:hAnsi="宋体"/>
          <w:szCs w:val="21"/>
        </w:rPr>
        <w:t>1.</w:t>
      </w:r>
      <w:r>
        <w:rPr>
          <w:rFonts w:hint="eastAsia" w:ascii="宋体" w:hAnsi="宋体"/>
          <w:szCs w:val="21"/>
        </w:rPr>
        <w:t>5</w:t>
      </w:r>
      <w:r>
        <w:rPr>
          <w:rFonts w:ascii="宋体" w:hAnsi="宋体"/>
          <w:szCs w:val="21"/>
        </w:rPr>
        <w:t xml:space="preserve"> </w:t>
      </w:r>
      <w:r>
        <w:rPr>
          <w:rFonts w:hint="eastAsia" w:ascii="宋体" w:hAnsi="宋体"/>
          <w:szCs w:val="21"/>
        </w:rPr>
        <w:t>密码找回顺序图</w:t>
      </w:r>
    </w:p>
    <w:p w14:paraId="4038AD10">
      <w:pPr>
        <w:rPr>
          <w:rFonts w:hint="eastAsia"/>
        </w:rPr>
      </w:pPr>
      <w:r>
        <w:rPr>
          <w:rFonts w:hint="eastAsia"/>
        </w:rPr>
        <w:drawing>
          <wp:inline distT="0" distB="0" distL="0" distR="0">
            <wp:extent cx="5274310" cy="2291080"/>
            <wp:effectExtent l="0" t="0" r="2540" b="0"/>
            <wp:docPr id="19128782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78261" name="图片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2291080"/>
                    </a:xfrm>
                    <a:prstGeom prst="rect">
                      <a:avLst/>
                    </a:prstGeom>
                    <a:noFill/>
                    <a:ln>
                      <a:noFill/>
                    </a:ln>
                  </pic:spPr>
                </pic:pic>
              </a:graphicData>
            </a:graphic>
          </wp:inline>
        </w:drawing>
      </w:r>
    </w:p>
    <w:p w14:paraId="595422B1">
      <w:pPr>
        <w:pStyle w:val="5"/>
        <w:rPr>
          <w:rFonts w:hint="eastAsia" w:ascii="宋体" w:hAnsi="宋体"/>
          <w:szCs w:val="21"/>
        </w:rPr>
      </w:pPr>
      <w:r>
        <w:rPr>
          <w:rFonts w:ascii="宋体" w:hAnsi="宋体"/>
          <w:szCs w:val="21"/>
        </w:rPr>
        <w:t>1.6</w:t>
      </w:r>
      <w:r>
        <w:rPr>
          <w:rFonts w:hint="eastAsia" w:ascii="宋体" w:hAnsi="宋体"/>
          <w:szCs w:val="21"/>
        </w:rPr>
        <w:t>提交预约顺序图</w:t>
      </w:r>
    </w:p>
    <w:p w14:paraId="0BC3BF03">
      <w:pPr>
        <w:spacing w:line="360" w:lineRule="auto"/>
        <w:rPr>
          <w:rFonts w:ascii="Consolas" w:hAnsi="Consolas" w:cs="宋体"/>
        </w:rPr>
      </w:pPr>
      <w:r>
        <w:rPr>
          <w:rFonts w:hint="eastAsia"/>
        </w:rPr>
        <w:drawing>
          <wp:inline distT="0" distB="0" distL="0" distR="0">
            <wp:extent cx="5274310" cy="2345690"/>
            <wp:effectExtent l="0" t="0" r="2540" b="0"/>
            <wp:docPr id="5383718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71827" name="图片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2345690"/>
                    </a:xfrm>
                    <a:prstGeom prst="rect">
                      <a:avLst/>
                    </a:prstGeom>
                    <a:noFill/>
                    <a:ln>
                      <a:noFill/>
                    </a:ln>
                  </pic:spPr>
                </pic:pic>
              </a:graphicData>
            </a:graphic>
          </wp:inline>
        </w:drawing>
      </w:r>
    </w:p>
    <w:p w14:paraId="6F83A057">
      <w:pPr>
        <w:spacing w:line="360" w:lineRule="auto"/>
        <w:jc w:val="center"/>
        <w:rPr>
          <w:rFonts w:ascii="Consolas" w:hAnsi="Consolas" w:cs="宋体"/>
          <w:color w:val="000000" w:themeColor="text1"/>
          <w14:textFill>
            <w14:solidFill>
              <w14:schemeClr w14:val="tx1"/>
            </w14:solidFill>
          </w14:textFill>
        </w:rPr>
      </w:pPr>
    </w:p>
    <w:p w14:paraId="27AB2A09">
      <w:pPr>
        <w:pStyle w:val="5"/>
        <w:rPr>
          <w:rFonts w:hint="eastAsia" w:ascii="宋体" w:hAnsi="宋体"/>
          <w:szCs w:val="21"/>
        </w:rPr>
      </w:pPr>
      <w:r>
        <w:rPr>
          <w:rFonts w:hint="eastAsia" w:ascii="宋体" w:hAnsi="宋体"/>
          <w:szCs w:val="21"/>
        </w:rPr>
        <w:t>1</w:t>
      </w:r>
      <w:r>
        <w:rPr>
          <w:rFonts w:ascii="宋体" w:hAnsi="宋体"/>
          <w:szCs w:val="21"/>
        </w:rPr>
        <w:t>.7</w:t>
      </w:r>
      <w:r>
        <w:rPr>
          <w:rFonts w:hint="eastAsia" w:ascii="宋体" w:hAnsi="宋体"/>
          <w:szCs w:val="21"/>
        </w:rPr>
        <w:t>取消预约顺序图</w:t>
      </w:r>
    </w:p>
    <w:p w14:paraId="6C785BA1">
      <w:pPr>
        <w:spacing w:line="360" w:lineRule="auto"/>
        <w:rPr>
          <w:rFonts w:ascii="Consolas" w:hAnsi="Consolas" w:cs="宋体"/>
          <w:color w:val="000000" w:themeColor="text1"/>
          <w14:textFill>
            <w14:solidFill>
              <w14:schemeClr w14:val="tx1"/>
            </w14:solidFill>
          </w14:textFill>
        </w:rPr>
      </w:pPr>
      <w:r>
        <w:rPr>
          <w:rFonts w:hint="eastAsia"/>
        </w:rPr>
        <w:drawing>
          <wp:inline distT="0" distB="0" distL="0" distR="0">
            <wp:extent cx="5274310" cy="2313940"/>
            <wp:effectExtent l="0" t="0" r="2540" b="0"/>
            <wp:docPr id="5135537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53767" name="图片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2313940"/>
                    </a:xfrm>
                    <a:prstGeom prst="rect">
                      <a:avLst/>
                    </a:prstGeom>
                    <a:noFill/>
                    <a:ln>
                      <a:noFill/>
                    </a:ln>
                  </pic:spPr>
                </pic:pic>
              </a:graphicData>
            </a:graphic>
          </wp:inline>
        </w:drawing>
      </w:r>
    </w:p>
    <w:p w14:paraId="606030D0">
      <w:pPr>
        <w:rPr>
          <w:rFonts w:hint="eastAsia" w:ascii="宋体" w:hAnsi="宋体" w:eastAsia="宋体" w:cstheme="majorBidi"/>
          <w:b/>
          <w:bCs/>
          <w:szCs w:val="21"/>
        </w:rPr>
      </w:pPr>
    </w:p>
    <w:p w14:paraId="653D892E">
      <w:pPr>
        <w:pStyle w:val="5"/>
        <w:rPr>
          <w:rFonts w:hint="eastAsia" w:ascii="宋体" w:hAnsi="宋体"/>
          <w:szCs w:val="21"/>
        </w:rPr>
      </w:pPr>
      <w:r>
        <w:rPr>
          <w:rFonts w:ascii="宋体" w:hAnsi="宋体"/>
          <w:szCs w:val="21"/>
        </w:rPr>
        <w:t>1.8</w:t>
      </w:r>
      <w:r>
        <w:rPr>
          <w:rFonts w:hint="eastAsia" w:ascii="宋体" w:hAnsi="宋体"/>
          <w:szCs w:val="21"/>
        </w:rPr>
        <w:t>审核预约顺序图</w:t>
      </w:r>
    </w:p>
    <w:p w14:paraId="04C49FF4">
      <w:pPr>
        <w:rPr>
          <w:rFonts w:hint="eastAsia"/>
        </w:rPr>
      </w:pPr>
      <w:r>
        <w:rPr>
          <w:rFonts w:hint="eastAsia"/>
        </w:rPr>
        <w:drawing>
          <wp:inline distT="0" distB="0" distL="0" distR="0">
            <wp:extent cx="5274310" cy="2128520"/>
            <wp:effectExtent l="0" t="0" r="2540" b="5080"/>
            <wp:docPr id="18947316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31616" name="图片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2128520"/>
                    </a:xfrm>
                    <a:prstGeom prst="rect">
                      <a:avLst/>
                    </a:prstGeom>
                    <a:noFill/>
                    <a:ln>
                      <a:noFill/>
                    </a:ln>
                  </pic:spPr>
                </pic:pic>
              </a:graphicData>
            </a:graphic>
          </wp:inline>
        </w:drawing>
      </w:r>
    </w:p>
    <w:p w14:paraId="0638F8E2">
      <w:pPr>
        <w:pStyle w:val="5"/>
        <w:rPr>
          <w:rFonts w:hint="eastAsia" w:ascii="宋体" w:hAnsi="宋体"/>
          <w:szCs w:val="21"/>
        </w:rPr>
      </w:pPr>
      <w:r>
        <w:rPr>
          <w:rFonts w:ascii="宋体" w:hAnsi="宋体"/>
          <w:szCs w:val="21"/>
        </w:rPr>
        <w:t>1.9</w:t>
      </w:r>
      <w:r>
        <w:rPr>
          <w:rFonts w:hint="eastAsia" w:ascii="宋体" w:hAnsi="宋体"/>
          <w:szCs w:val="21"/>
        </w:rPr>
        <w:t>发布体育场馆顺序图</w:t>
      </w:r>
    </w:p>
    <w:p w14:paraId="52B0B424">
      <w:pPr>
        <w:pStyle w:val="26"/>
        <w:spacing w:line="360" w:lineRule="auto"/>
        <w:ind w:firstLine="0" w:firstLineChars="0"/>
        <w:rPr>
          <w:rFonts w:ascii="Consolas" w:hAnsi="Consolas"/>
          <w:color w:val="000000" w:themeColor="text1"/>
          <w14:textFill>
            <w14:solidFill>
              <w14:schemeClr w14:val="tx1"/>
            </w14:solidFill>
          </w14:textFill>
        </w:rPr>
      </w:pPr>
      <w:r>
        <w:rPr>
          <w:rFonts w:hint="eastAsia"/>
        </w:rPr>
        <w:drawing>
          <wp:inline distT="0" distB="0" distL="0" distR="0">
            <wp:extent cx="5274310" cy="2122805"/>
            <wp:effectExtent l="0" t="0" r="2540" b="0"/>
            <wp:docPr id="6260280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28053" name="图片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74310" cy="2122805"/>
                    </a:xfrm>
                    <a:prstGeom prst="rect">
                      <a:avLst/>
                    </a:prstGeom>
                    <a:noFill/>
                    <a:ln>
                      <a:noFill/>
                    </a:ln>
                  </pic:spPr>
                </pic:pic>
              </a:graphicData>
            </a:graphic>
          </wp:inline>
        </w:drawing>
      </w:r>
    </w:p>
    <w:p w14:paraId="5FFBB233">
      <w:pPr>
        <w:pStyle w:val="5"/>
        <w:rPr>
          <w:rFonts w:hint="eastAsia" w:ascii="宋体" w:hAnsi="宋体"/>
          <w:szCs w:val="21"/>
        </w:rPr>
      </w:pPr>
      <w:r>
        <w:rPr>
          <w:rFonts w:ascii="宋体" w:hAnsi="宋体"/>
          <w:szCs w:val="21"/>
        </w:rPr>
        <w:t>1.10</w:t>
      </w:r>
      <w:r>
        <w:rPr>
          <w:rFonts w:hint="eastAsia" w:ascii="宋体" w:hAnsi="宋体"/>
          <w:szCs w:val="21"/>
        </w:rPr>
        <w:t>删除体育场馆顺序图</w:t>
      </w:r>
    </w:p>
    <w:p w14:paraId="55F048A9">
      <w:pPr>
        <w:pStyle w:val="26"/>
        <w:spacing w:line="360" w:lineRule="auto"/>
        <w:ind w:left="480" w:firstLine="0" w:firstLineChars="0"/>
        <w:rPr>
          <w:rFonts w:ascii="Consolas" w:hAnsi="Consolas"/>
          <w:color w:val="000000" w:themeColor="text1"/>
          <w14:textFill>
            <w14:solidFill>
              <w14:schemeClr w14:val="tx1"/>
            </w14:solidFill>
          </w14:textFill>
        </w:rPr>
      </w:pPr>
      <w:r>
        <w:rPr>
          <w:rFonts w:hint="eastAsia"/>
        </w:rPr>
        <w:drawing>
          <wp:inline distT="0" distB="0" distL="0" distR="0">
            <wp:extent cx="5274310" cy="1759585"/>
            <wp:effectExtent l="0" t="0" r="2540" b="0"/>
            <wp:docPr id="14704349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34936" name="图片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74310" cy="1759585"/>
                    </a:xfrm>
                    <a:prstGeom prst="rect">
                      <a:avLst/>
                    </a:prstGeom>
                    <a:noFill/>
                    <a:ln>
                      <a:noFill/>
                    </a:ln>
                  </pic:spPr>
                </pic:pic>
              </a:graphicData>
            </a:graphic>
          </wp:inline>
        </w:drawing>
      </w:r>
    </w:p>
    <w:p w14:paraId="7E205814">
      <w:pPr>
        <w:pStyle w:val="5"/>
        <w:rPr>
          <w:rFonts w:hint="eastAsia" w:ascii="宋体" w:hAnsi="宋体"/>
          <w:szCs w:val="21"/>
        </w:rPr>
      </w:pPr>
      <w:r>
        <w:rPr>
          <w:rFonts w:ascii="宋体" w:hAnsi="宋体"/>
          <w:szCs w:val="21"/>
        </w:rPr>
        <w:t>1.11</w:t>
      </w:r>
      <w:r>
        <w:rPr>
          <w:rFonts w:hint="eastAsia" w:ascii="宋体" w:hAnsi="宋体"/>
          <w:szCs w:val="21"/>
        </w:rPr>
        <w:t>修改体育场馆顺序图</w:t>
      </w:r>
    </w:p>
    <w:p w14:paraId="39DFEB8E">
      <w:pPr>
        <w:pStyle w:val="26"/>
        <w:spacing w:line="360" w:lineRule="auto"/>
        <w:ind w:left="480" w:firstLine="0" w:firstLineChars="0"/>
        <w:rPr>
          <w:rFonts w:ascii="Consolas" w:hAnsi="Consolas"/>
          <w:color w:val="000000" w:themeColor="text1"/>
          <w14:textFill>
            <w14:solidFill>
              <w14:schemeClr w14:val="tx1"/>
            </w14:solidFill>
          </w14:textFill>
        </w:rPr>
      </w:pPr>
      <w:r>
        <w:rPr>
          <w:rFonts w:hint="eastAsia"/>
        </w:rPr>
        <w:drawing>
          <wp:inline distT="0" distB="0" distL="0" distR="0">
            <wp:extent cx="5274310" cy="1553210"/>
            <wp:effectExtent l="0" t="0" r="2540" b="8890"/>
            <wp:docPr id="158680580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05808" name="图片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1553210"/>
                    </a:xfrm>
                    <a:prstGeom prst="rect">
                      <a:avLst/>
                    </a:prstGeom>
                    <a:noFill/>
                    <a:ln>
                      <a:noFill/>
                    </a:ln>
                  </pic:spPr>
                </pic:pic>
              </a:graphicData>
            </a:graphic>
          </wp:inline>
        </w:drawing>
      </w:r>
    </w:p>
    <w:p w14:paraId="5E5C7CD4">
      <w:pPr>
        <w:pStyle w:val="5"/>
        <w:rPr>
          <w:rFonts w:hint="eastAsia" w:ascii="宋体" w:hAnsi="宋体"/>
          <w:szCs w:val="21"/>
        </w:rPr>
      </w:pPr>
      <w:r>
        <w:rPr>
          <w:rFonts w:ascii="宋体" w:hAnsi="宋体"/>
          <w:szCs w:val="21"/>
        </w:rPr>
        <w:t>1.12</w:t>
      </w:r>
      <w:r>
        <w:rPr>
          <w:rFonts w:hint="eastAsia" w:ascii="宋体" w:hAnsi="宋体"/>
          <w:szCs w:val="21"/>
        </w:rPr>
        <w:t>查询体育场馆顺序图</w:t>
      </w:r>
    </w:p>
    <w:p w14:paraId="1D2DAD7B">
      <w:pPr>
        <w:pStyle w:val="26"/>
        <w:spacing w:line="360" w:lineRule="auto"/>
        <w:ind w:left="480" w:firstLine="0" w:firstLineChars="0"/>
        <w:rPr>
          <w:rFonts w:ascii="Consolas" w:hAnsi="Consolas"/>
          <w:color w:val="000000" w:themeColor="text1"/>
          <w14:textFill>
            <w14:solidFill>
              <w14:schemeClr w14:val="tx1"/>
            </w14:solidFill>
          </w14:textFill>
        </w:rPr>
      </w:pPr>
      <w:r>
        <w:rPr>
          <w:rFonts w:hint="eastAsia"/>
        </w:rPr>
        <w:drawing>
          <wp:inline distT="0" distB="0" distL="0" distR="0">
            <wp:extent cx="5274310" cy="2294890"/>
            <wp:effectExtent l="0" t="0" r="2540" b="0"/>
            <wp:docPr id="164668670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86704"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2294890"/>
                    </a:xfrm>
                    <a:prstGeom prst="rect">
                      <a:avLst/>
                    </a:prstGeom>
                    <a:noFill/>
                    <a:ln>
                      <a:noFill/>
                    </a:ln>
                  </pic:spPr>
                </pic:pic>
              </a:graphicData>
            </a:graphic>
          </wp:inline>
        </w:drawing>
      </w:r>
    </w:p>
    <w:p w14:paraId="7C6500B3">
      <w:pPr>
        <w:pStyle w:val="5"/>
        <w:rPr>
          <w:rFonts w:hint="eastAsia" w:ascii="宋体" w:hAnsi="宋体"/>
          <w:szCs w:val="21"/>
        </w:rPr>
      </w:pPr>
      <w:r>
        <w:rPr>
          <w:rFonts w:ascii="宋体" w:hAnsi="宋体"/>
          <w:szCs w:val="21"/>
        </w:rPr>
        <w:t>1.13</w:t>
      </w:r>
      <w:r>
        <w:rPr>
          <w:rFonts w:hint="eastAsia" w:ascii="宋体" w:hAnsi="宋体"/>
          <w:szCs w:val="21"/>
        </w:rPr>
        <w:t>审核体育场馆顺序图</w:t>
      </w:r>
    </w:p>
    <w:p w14:paraId="49D8DBFF">
      <w:pPr>
        <w:pStyle w:val="26"/>
        <w:spacing w:line="360" w:lineRule="auto"/>
        <w:ind w:firstLine="0" w:firstLineChars="0"/>
        <w:rPr>
          <w:rFonts w:ascii="Consolas" w:hAnsi="Consolas"/>
          <w:color w:val="000000" w:themeColor="text1"/>
          <w14:textFill>
            <w14:solidFill>
              <w14:schemeClr w14:val="tx1"/>
            </w14:solidFill>
          </w14:textFill>
        </w:rPr>
      </w:pPr>
      <w:r>
        <w:rPr>
          <w:rFonts w:hint="eastAsia"/>
        </w:rPr>
        <w:drawing>
          <wp:inline distT="0" distB="0" distL="0" distR="0">
            <wp:extent cx="5274310" cy="2356485"/>
            <wp:effectExtent l="0" t="0" r="2540" b="5715"/>
            <wp:docPr id="64938328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83288" name="图片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74310" cy="2356485"/>
                    </a:xfrm>
                    <a:prstGeom prst="rect">
                      <a:avLst/>
                    </a:prstGeom>
                    <a:noFill/>
                    <a:ln>
                      <a:noFill/>
                    </a:ln>
                  </pic:spPr>
                </pic:pic>
              </a:graphicData>
            </a:graphic>
          </wp:inline>
        </w:drawing>
      </w:r>
    </w:p>
    <w:p w14:paraId="1F7CA0FA">
      <w:pPr>
        <w:spacing w:line="360" w:lineRule="auto"/>
        <w:rPr>
          <w:rFonts w:hint="eastAsia"/>
        </w:rPr>
      </w:pPr>
      <w:del w:id="606" w:author="fish [2]" w:date="2025-11-28T13:29:37Z">
        <w:r>
          <w:rPr>
            <w:rFonts w:hint="eastAsia"/>
          </w:rPr>
          <w:drawing>
            <wp:inline distT="0" distB="0" distL="0" distR="0">
              <wp:extent cx="5264150" cy="1710690"/>
              <wp:effectExtent l="0" t="0" r="0" b="0"/>
              <wp:docPr id="153626186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61866" name="图片 11"/>
                      <pic:cNvPicPr>
                        <a:picLocks noChangeAspect="1" noChangeArrowheads="1"/>
                      </pic:cNvPicPr>
                    </pic:nvPicPr>
                    <pic:blipFill>
                      <a:blip r:embed="rId23">
                        <a:extLst>
                          <a:ext uri="{28A0092B-C50C-407E-A947-70E740481C1C}">
                            <a14:useLocalDpi xmlns:a14="http://schemas.microsoft.com/office/drawing/2010/main" val="0"/>
                          </a:ext>
                        </a:extLst>
                      </a:blip>
                      <a:srcRect r="34515" b="36857"/>
                      <a:stretch>
                        <a:fillRect/>
                      </a:stretch>
                    </pic:blipFill>
                    <pic:spPr>
                      <a:xfrm>
                        <a:off x="0" y="0"/>
                        <a:ext cx="5284907" cy="1717833"/>
                      </a:xfrm>
                      <a:prstGeom prst="rect">
                        <a:avLst/>
                      </a:prstGeom>
                      <a:noFill/>
                      <a:ln>
                        <a:noFill/>
                      </a:ln>
                    </pic:spPr>
                  </pic:pic>
                </a:graphicData>
              </a:graphic>
            </wp:inline>
          </w:drawing>
        </w:r>
      </w:del>
    </w:p>
    <w:p w14:paraId="3CF58ECF">
      <w:pPr>
        <w:pStyle w:val="5"/>
        <w:rPr>
          <w:ins w:id="608" w:author="fish [2]" w:date="2025-11-28T13:26:18Z"/>
          <w:rFonts w:hint="eastAsia" w:ascii="宋体" w:hAnsi="宋体"/>
          <w:szCs w:val="21"/>
          <w:lang w:val="en-US" w:eastAsia="zh-CN"/>
        </w:rPr>
      </w:pPr>
      <w:ins w:id="609" w:author="fish [2]" w:date="2025-11-28T13:25:55Z">
        <w:r>
          <w:rPr>
            <w:rFonts w:hint="eastAsia" w:ascii="宋体" w:hAnsi="宋体"/>
            <w:szCs w:val="21"/>
            <w:lang w:val="en-US" w:eastAsia="zh-CN"/>
          </w:rPr>
          <w:t>1.</w:t>
        </w:r>
      </w:ins>
      <w:ins w:id="610" w:author="fish [2]" w:date="2025-11-28T13:25:57Z">
        <w:r>
          <w:rPr>
            <w:rFonts w:hint="eastAsia" w:ascii="宋体" w:hAnsi="宋体"/>
            <w:szCs w:val="21"/>
            <w:lang w:val="en-US" w:eastAsia="zh-CN"/>
          </w:rPr>
          <w:t>14</w:t>
        </w:r>
      </w:ins>
      <w:ins w:id="611" w:author="fish [2]" w:date="2025-11-28T13:26:05Z">
        <w:r>
          <w:rPr>
            <w:rFonts w:hint="eastAsia" w:ascii="宋体" w:hAnsi="宋体"/>
            <w:szCs w:val="21"/>
            <w:lang w:val="en-US" w:eastAsia="zh-CN"/>
          </w:rPr>
          <w:t>发布</w:t>
        </w:r>
      </w:ins>
      <w:ins w:id="612" w:author="fish [2]" w:date="2025-11-28T13:26:07Z">
        <w:r>
          <w:rPr>
            <w:rFonts w:hint="eastAsia" w:ascii="宋体" w:hAnsi="宋体"/>
            <w:szCs w:val="21"/>
            <w:lang w:val="en-US" w:eastAsia="zh-CN"/>
          </w:rPr>
          <w:t>体育场地</w:t>
        </w:r>
      </w:ins>
      <w:ins w:id="613" w:author="fish [2]" w:date="2025-11-28T13:26:10Z">
        <w:r>
          <w:rPr>
            <w:rFonts w:hint="eastAsia" w:ascii="宋体" w:hAnsi="宋体"/>
            <w:szCs w:val="21"/>
            <w:lang w:val="en-US" w:eastAsia="zh-CN"/>
          </w:rPr>
          <w:t>顺序图</w:t>
        </w:r>
      </w:ins>
    </w:p>
    <w:p w14:paraId="26CAE30A">
      <w:pPr>
        <w:rPr>
          <w:ins w:id="614" w:author="fish [2]" w:date="2025-11-28T13:27:01Z"/>
          <w:rFonts w:ascii="宋体" w:hAnsi="宋体" w:eastAsia="宋体" w:cs="宋体"/>
          <w:sz w:val="24"/>
          <w:szCs w:val="24"/>
        </w:rPr>
      </w:pPr>
      <w:ins w:id="615" w:author="fish [2]" w:date="2025-11-28T13:26:18Z">
        <w:r>
          <w:rPr>
            <w:rFonts w:ascii="宋体" w:hAnsi="宋体" w:eastAsia="宋体" w:cs="宋体"/>
            <w:sz w:val="24"/>
            <w:szCs w:val="24"/>
          </w:rPr>
          <w:drawing>
            <wp:inline distT="0" distB="0" distL="114300" distR="114300">
              <wp:extent cx="5400040" cy="2484120"/>
              <wp:effectExtent l="0" t="0" r="10160" b="508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24"/>
                      <a:stretch>
                        <a:fillRect/>
                      </a:stretch>
                    </pic:blipFill>
                    <pic:spPr>
                      <a:xfrm>
                        <a:off x="0" y="0"/>
                        <a:ext cx="5400040" cy="2484120"/>
                      </a:xfrm>
                      <a:prstGeom prst="rect">
                        <a:avLst/>
                      </a:prstGeom>
                      <a:noFill/>
                      <a:ln w="9525">
                        <a:noFill/>
                      </a:ln>
                    </pic:spPr>
                  </pic:pic>
                </a:graphicData>
              </a:graphic>
            </wp:inline>
          </w:drawing>
        </w:r>
      </w:ins>
    </w:p>
    <w:p w14:paraId="0865476D">
      <w:pPr>
        <w:rPr>
          <w:ins w:id="617" w:author="fish [2]" w:date="2025-11-28T13:27:02Z"/>
          <w:rFonts w:ascii="宋体" w:hAnsi="宋体" w:eastAsia="宋体" w:cs="宋体"/>
          <w:sz w:val="24"/>
          <w:szCs w:val="24"/>
        </w:rPr>
      </w:pPr>
    </w:p>
    <w:p w14:paraId="730A74C9">
      <w:pPr>
        <w:pStyle w:val="5"/>
        <w:rPr>
          <w:ins w:id="618" w:author="fish [2]" w:date="2025-11-28T13:31:38Z"/>
          <w:rFonts w:hint="eastAsia" w:ascii="宋体" w:hAnsi="宋体" w:cstheme="majorBidi"/>
          <w:b/>
          <w:bCs/>
          <w:kern w:val="2"/>
          <w:sz w:val="21"/>
          <w:szCs w:val="21"/>
          <w:lang w:val="en-US" w:eastAsia="zh-CN" w:bidi="ar-SA"/>
        </w:rPr>
      </w:pPr>
      <w:ins w:id="619" w:author="fish [2]" w:date="2025-11-28T13:31:13Z">
        <w:r>
          <w:rPr>
            <w:rFonts w:hint="eastAsia" w:ascii="宋体" w:hAnsi="宋体" w:cstheme="majorBidi"/>
            <w:b/>
            <w:bCs/>
            <w:kern w:val="2"/>
            <w:sz w:val="21"/>
            <w:szCs w:val="21"/>
            <w:lang w:val="en-US" w:eastAsia="zh-CN" w:bidi="ar-SA"/>
          </w:rPr>
          <w:t>1.</w:t>
        </w:r>
      </w:ins>
      <w:ins w:id="620" w:author="fish [2]" w:date="2025-11-28T13:31:14Z">
        <w:r>
          <w:rPr>
            <w:rFonts w:hint="eastAsia" w:ascii="宋体" w:hAnsi="宋体" w:cstheme="majorBidi"/>
            <w:b/>
            <w:bCs/>
            <w:kern w:val="2"/>
            <w:sz w:val="21"/>
            <w:szCs w:val="21"/>
            <w:lang w:val="en-US" w:eastAsia="zh-CN" w:bidi="ar-SA"/>
          </w:rPr>
          <w:t>1</w:t>
        </w:r>
      </w:ins>
      <w:ins w:id="621" w:author="fish [2]" w:date="2025-11-28T13:31:15Z">
        <w:r>
          <w:rPr>
            <w:rFonts w:hint="eastAsia" w:ascii="宋体" w:hAnsi="宋体" w:cstheme="majorBidi"/>
            <w:b/>
            <w:bCs/>
            <w:kern w:val="2"/>
            <w:sz w:val="21"/>
            <w:szCs w:val="21"/>
            <w:lang w:val="en-US" w:eastAsia="zh-CN" w:bidi="ar-SA"/>
          </w:rPr>
          <w:t>5</w:t>
        </w:r>
      </w:ins>
      <w:ins w:id="622" w:author="fish [2]" w:date="2025-11-28T13:31:17Z">
        <w:r>
          <w:rPr>
            <w:rFonts w:hint="eastAsia" w:ascii="宋体" w:hAnsi="宋体" w:cstheme="majorBidi"/>
            <w:b/>
            <w:bCs/>
            <w:kern w:val="2"/>
            <w:sz w:val="21"/>
            <w:szCs w:val="21"/>
            <w:lang w:val="en-US" w:eastAsia="zh-CN" w:bidi="ar-SA"/>
          </w:rPr>
          <w:t>修改</w:t>
        </w:r>
      </w:ins>
      <w:ins w:id="623" w:author="fish [2]" w:date="2025-11-28T13:31:20Z">
        <w:r>
          <w:rPr>
            <w:rFonts w:hint="eastAsia" w:ascii="宋体" w:hAnsi="宋体" w:cstheme="majorBidi"/>
            <w:b/>
            <w:bCs/>
            <w:kern w:val="2"/>
            <w:sz w:val="21"/>
            <w:szCs w:val="21"/>
            <w:lang w:val="en-US" w:eastAsia="zh-CN" w:bidi="ar-SA"/>
          </w:rPr>
          <w:t>体育场地</w:t>
        </w:r>
      </w:ins>
      <w:ins w:id="624" w:author="fish [2]" w:date="2025-11-28T13:31:23Z">
        <w:r>
          <w:rPr>
            <w:rFonts w:hint="eastAsia" w:ascii="宋体" w:hAnsi="宋体" w:cstheme="majorBidi"/>
            <w:b/>
            <w:bCs/>
            <w:kern w:val="2"/>
            <w:sz w:val="21"/>
            <w:szCs w:val="21"/>
            <w:lang w:val="en-US" w:eastAsia="zh-CN" w:bidi="ar-SA"/>
          </w:rPr>
          <w:t>顺序图</w:t>
        </w:r>
      </w:ins>
    </w:p>
    <w:p w14:paraId="49D22332">
      <w:pPr>
        <w:rPr>
          <w:ins w:id="625" w:author="fish [2]" w:date="2025-11-28T13:31:09Z"/>
          <w:rFonts w:hint="default"/>
          <w:lang w:val="en-US" w:eastAsia="zh-CN"/>
        </w:rPr>
      </w:pPr>
      <w:ins w:id="626" w:author="fish [2]" w:date="2025-11-28T13:31:40Z">
        <w:r>
          <w:rPr>
            <w:rFonts w:ascii="宋体" w:hAnsi="宋体" w:eastAsia="宋体" w:cs="宋体"/>
            <w:sz w:val="24"/>
            <w:szCs w:val="24"/>
          </w:rPr>
          <w:drawing>
            <wp:inline distT="0" distB="0" distL="114300" distR="114300">
              <wp:extent cx="5400040" cy="1993265"/>
              <wp:effectExtent l="0" t="0" r="10160" b="635"/>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25"/>
                      <a:stretch>
                        <a:fillRect/>
                      </a:stretch>
                    </pic:blipFill>
                    <pic:spPr>
                      <a:xfrm>
                        <a:off x="0" y="0"/>
                        <a:ext cx="5400040" cy="1993265"/>
                      </a:xfrm>
                      <a:prstGeom prst="rect">
                        <a:avLst/>
                      </a:prstGeom>
                      <a:noFill/>
                      <a:ln w="9525">
                        <a:noFill/>
                      </a:ln>
                    </pic:spPr>
                  </pic:pic>
                </a:graphicData>
              </a:graphic>
            </wp:inline>
          </w:drawing>
        </w:r>
      </w:ins>
    </w:p>
    <w:p w14:paraId="5ABD8382">
      <w:pPr>
        <w:pStyle w:val="5"/>
        <w:rPr>
          <w:ins w:id="629" w:author="fish [2]" w:date="2025-11-28T13:27:25Z"/>
          <w:rFonts w:hint="eastAsia" w:ascii="宋体" w:hAnsi="宋体" w:cstheme="majorBidi"/>
          <w:sz w:val="21"/>
          <w:szCs w:val="21"/>
          <w:lang w:val="en-US" w:eastAsia="zh-CN"/>
        </w:rPr>
        <w:pPrChange w:id="628" w:author="fish [2]" w:date="2025-11-28T13:27:09Z">
          <w:pPr/>
        </w:pPrChange>
      </w:pPr>
      <w:ins w:id="630" w:author="fish [2]" w:date="2025-11-28T13:27:03Z">
        <w:r>
          <w:rPr>
            <w:rFonts w:hint="default" w:ascii="宋体" w:hAnsi="宋体" w:eastAsia="宋体" w:cstheme="majorBidi"/>
            <w:sz w:val="21"/>
            <w:szCs w:val="21"/>
            <w:lang w:val="en-US" w:eastAsia="zh-CN"/>
            <w:rPrChange w:id="631" w:author="fish [2]" w:date="2025-11-28T13:27:09Z">
              <w:rPr>
                <w:rFonts w:hint="eastAsia" w:ascii="宋体" w:hAnsi="宋体" w:eastAsia="宋体" w:cs="宋体"/>
                <w:sz w:val="24"/>
                <w:szCs w:val="24"/>
                <w:lang w:val="en-US" w:eastAsia="zh-CN"/>
              </w:rPr>
            </w:rPrChange>
          </w:rPr>
          <w:t>1.1</w:t>
        </w:r>
      </w:ins>
      <w:ins w:id="632" w:author="fish [2]" w:date="2025-11-28T13:27:04Z">
        <w:r>
          <w:rPr>
            <w:rFonts w:hint="default" w:ascii="宋体" w:hAnsi="宋体" w:eastAsia="宋体" w:cstheme="majorBidi"/>
            <w:sz w:val="21"/>
            <w:szCs w:val="21"/>
            <w:lang w:val="en-US" w:eastAsia="zh-CN"/>
            <w:rPrChange w:id="633" w:author="fish [2]" w:date="2025-11-28T13:27:09Z">
              <w:rPr>
                <w:rFonts w:hint="eastAsia" w:ascii="宋体" w:hAnsi="宋体" w:eastAsia="宋体" w:cs="宋体"/>
                <w:sz w:val="24"/>
                <w:szCs w:val="24"/>
                <w:lang w:val="en-US" w:eastAsia="zh-CN"/>
              </w:rPr>
            </w:rPrChange>
          </w:rPr>
          <w:t>6</w:t>
        </w:r>
      </w:ins>
      <w:ins w:id="634" w:author="fish [2]" w:date="2025-11-28T13:27:46Z">
        <w:r>
          <w:rPr>
            <w:rFonts w:hint="eastAsia" w:ascii="宋体" w:hAnsi="宋体" w:cstheme="majorBidi"/>
            <w:sz w:val="21"/>
            <w:szCs w:val="21"/>
            <w:lang w:val="en-US" w:eastAsia="zh-CN"/>
          </w:rPr>
          <w:t>查询</w:t>
        </w:r>
      </w:ins>
      <w:ins w:id="635" w:author="fish [2]" w:date="2025-11-28T13:27:17Z">
        <w:r>
          <w:rPr>
            <w:rFonts w:hint="eastAsia" w:ascii="宋体" w:hAnsi="宋体" w:cstheme="majorBidi"/>
            <w:sz w:val="21"/>
            <w:szCs w:val="21"/>
            <w:lang w:val="en-US" w:eastAsia="zh-CN"/>
          </w:rPr>
          <w:t>体育场地</w:t>
        </w:r>
      </w:ins>
      <w:ins w:id="636" w:author="fish [2]" w:date="2025-11-28T13:27:19Z">
        <w:r>
          <w:rPr>
            <w:rFonts w:hint="eastAsia" w:ascii="宋体" w:hAnsi="宋体" w:cstheme="majorBidi"/>
            <w:sz w:val="21"/>
            <w:szCs w:val="21"/>
            <w:lang w:val="en-US" w:eastAsia="zh-CN"/>
          </w:rPr>
          <w:t>顺序图</w:t>
        </w:r>
      </w:ins>
    </w:p>
    <w:p w14:paraId="72095E02">
      <w:pPr>
        <w:rPr>
          <w:ins w:id="637" w:author="fish [2]" w:date="2025-11-28T13:27:49Z"/>
          <w:rFonts w:ascii="宋体" w:hAnsi="宋体" w:eastAsia="宋体" w:cs="宋体"/>
          <w:sz w:val="24"/>
          <w:szCs w:val="24"/>
        </w:rPr>
      </w:pPr>
      <w:ins w:id="638" w:author="fish [2]" w:date="2025-11-28T13:27:26Z">
        <w:r>
          <w:rPr>
            <w:rFonts w:ascii="宋体" w:hAnsi="宋体" w:eastAsia="宋体" w:cs="宋体"/>
            <w:sz w:val="24"/>
            <w:szCs w:val="24"/>
          </w:rPr>
          <w:drawing>
            <wp:inline distT="0" distB="0" distL="114300" distR="114300">
              <wp:extent cx="5400040" cy="2154555"/>
              <wp:effectExtent l="0" t="0" r="10160" b="4445"/>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26"/>
                      <a:stretch>
                        <a:fillRect/>
                      </a:stretch>
                    </pic:blipFill>
                    <pic:spPr>
                      <a:xfrm>
                        <a:off x="0" y="0"/>
                        <a:ext cx="5400040" cy="2154555"/>
                      </a:xfrm>
                      <a:prstGeom prst="rect">
                        <a:avLst/>
                      </a:prstGeom>
                      <a:noFill/>
                      <a:ln w="9525">
                        <a:noFill/>
                      </a:ln>
                    </pic:spPr>
                  </pic:pic>
                </a:graphicData>
              </a:graphic>
            </wp:inline>
          </w:drawing>
        </w:r>
      </w:ins>
    </w:p>
    <w:p w14:paraId="6CF9B668">
      <w:pPr>
        <w:rPr>
          <w:ins w:id="640" w:author="fish [2]" w:date="2025-11-28T13:25:12Z"/>
          <w:rFonts w:hint="default" w:ascii="宋体" w:hAnsi="宋体" w:eastAsia="宋体" w:cstheme="majorBidi"/>
          <w:b/>
          <w:bCs/>
          <w:sz w:val="21"/>
          <w:szCs w:val="21"/>
          <w:lang w:val="en-US" w:eastAsia="zh-CN"/>
          <w:rPrChange w:id="641" w:author="fish [2]" w:date="2025-11-28T13:27:55Z">
            <w:rPr>
              <w:ins w:id="642" w:author="fish [2]" w:date="2025-11-28T13:25:12Z"/>
              <w:rFonts w:hint="default" w:ascii="宋体" w:hAnsi="宋体" w:eastAsia="宋体" w:cs="宋体"/>
              <w:sz w:val="24"/>
              <w:szCs w:val="24"/>
              <w:lang w:val="en-US" w:eastAsia="zh-CN"/>
            </w:rPr>
          </w:rPrChange>
        </w:rPr>
      </w:pPr>
    </w:p>
    <w:p w14:paraId="499F520E">
      <w:pPr>
        <w:pStyle w:val="5"/>
        <w:rPr>
          <w:ins w:id="643" w:author="fish [2]" w:date="2025-11-28T13:32:15Z"/>
          <w:rFonts w:hint="eastAsia" w:ascii="宋体" w:hAnsi="宋体" w:cstheme="majorBidi"/>
          <w:b/>
          <w:bCs/>
          <w:kern w:val="2"/>
          <w:sz w:val="21"/>
          <w:szCs w:val="21"/>
          <w:lang w:val="en-US" w:eastAsia="zh-CN" w:bidi="ar-SA"/>
        </w:rPr>
      </w:pPr>
      <w:ins w:id="644" w:author="fish [2]" w:date="2025-11-28T13:32:02Z">
        <w:r>
          <w:rPr>
            <w:rFonts w:hint="eastAsia" w:ascii="宋体" w:hAnsi="宋体" w:cstheme="majorBidi"/>
            <w:b/>
            <w:bCs/>
            <w:kern w:val="2"/>
            <w:sz w:val="21"/>
            <w:szCs w:val="21"/>
            <w:lang w:val="en-US" w:eastAsia="zh-CN" w:bidi="ar-SA"/>
          </w:rPr>
          <w:t>1</w:t>
        </w:r>
      </w:ins>
      <w:ins w:id="645" w:author="fish [2]" w:date="2025-11-28T13:32:03Z">
        <w:r>
          <w:rPr>
            <w:rFonts w:hint="eastAsia" w:ascii="宋体" w:hAnsi="宋体" w:cstheme="majorBidi"/>
            <w:b/>
            <w:bCs/>
            <w:kern w:val="2"/>
            <w:sz w:val="21"/>
            <w:szCs w:val="21"/>
            <w:lang w:val="en-US" w:eastAsia="zh-CN" w:bidi="ar-SA"/>
          </w:rPr>
          <w:t>.1</w:t>
        </w:r>
      </w:ins>
      <w:ins w:id="646" w:author="fish [2]" w:date="2025-11-28T13:32:04Z">
        <w:r>
          <w:rPr>
            <w:rFonts w:hint="eastAsia" w:ascii="宋体" w:hAnsi="宋体" w:cstheme="majorBidi"/>
            <w:b/>
            <w:bCs/>
            <w:kern w:val="2"/>
            <w:sz w:val="21"/>
            <w:szCs w:val="21"/>
            <w:lang w:val="en-US" w:eastAsia="zh-CN" w:bidi="ar-SA"/>
          </w:rPr>
          <w:t>7</w:t>
        </w:r>
      </w:ins>
      <w:ins w:id="647" w:author="fish [2]" w:date="2025-11-28T13:32:06Z">
        <w:r>
          <w:rPr>
            <w:rFonts w:hint="eastAsia" w:ascii="宋体" w:hAnsi="宋体" w:cstheme="majorBidi"/>
            <w:b/>
            <w:bCs/>
            <w:kern w:val="2"/>
            <w:sz w:val="21"/>
            <w:szCs w:val="21"/>
            <w:lang w:val="en-US" w:eastAsia="zh-CN" w:bidi="ar-SA"/>
          </w:rPr>
          <w:t>删除</w:t>
        </w:r>
      </w:ins>
      <w:ins w:id="648" w:author="fish [2]" w:date="2025-11-28T13:32:09Z">
        <w:r>
          <w:rPr>
            <w:rFonts w:hint="eastAsia" w:ascii="宋体" w:hAnsi="宋体" w:cstheme="majorBidi"/>
            <w:b/>
            <w:bCs/>
            <w:kern w:val="2"/>
            <w:sz w:val="21"/>
            <w:szCs w:val="21"/>
            <w:lang w:val="en-US" w:eastAsia="zh-CN" w:bidi="ar-SA"/>
          </w:rPr>
          <w:t>体育场地</w:t>
        </w:r>
      </w:ins>
      <w:ins w:id="649" w:author="fish [2]" w:date="2025-11-28T13:32:11Z">
        <w:r>
          <w:rPr>
            <w:rFonts w:hint="eastAsia" w:ascii="宋体" w:hAnsi="宋体" w:cstheme="majorBidi"/>
            <w:b/>
            <w:bCs/>
            <w:kern w:val="2"/>
            <w:sz w:val="21"/>
            <w:szCs w:val="21"/>
            <w:lang w:val="en-US" w:eastAsia="zh-CN" w:bidi="ar-SA"/>
          </w:rPr>
          <w:t>顺序图</w:t>
        </w:r>
      </w:ins>
    </w:p>
    <w:p w14:paraId="3C53CFEF">
      <w:pPr>
        <w:rPr>
          <w:ins w:id="650" w:author="fish [2]" w:date="2025-11-28T13:31:49Z"/>
          <w:rFonts w:hint="default"/>
          <w:lang w:val="en-US" w:eastAsia="zh-CN"/>
        </w:rPr>
      </w:pPr>
      <w:ins w:id="651" w:author="fish [2]" w:date="2025-11-28T13:32:16Z">
        <w:r>
          <w:rPr>
            <w:rFonts w:ascii="宋体" w:hAnsi="宋体" w:eastAsia="宋体" w:cs="宋体"/>
            <w:sz w:val="24"/>
            <w:szCs w:val="24"/>
          </w:rPr>
          <w:drawing>
            <wp:inline distT="0" distB="0" distL="114300" distR="114300">
              <wp:extent cx="4679950" cy="2516505"/>
              <wp:effectExtent l="0" t="0" r="6350" b="10795"/>
              <wp:docPr id="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56"/>
                      <pic:cNvPicPr>
                        <a:picLocks noChangeAspect="1"/>
                      </pic:cNvPicPr>
                    </pic:nvPicPr>
                    <pic:blipFill>
                      <a:blip r:embed="rId27"/>
                      <a:stretch>
                        <a:fillRect/>
                      </a:stretch>
                    </pic:blipFill>
                    <pic:spPr>
                      <a:xfrm>
                        <a:off x="0" y="0"/>
                        <a:ext cx="4679950" cy="2516505"/>
                      </a:xfrm>
                      <a:prstGeom prst="rect">
                        <a:avLst/>
                      </a:prstGeom>
                      <a:noFill/>
                      <a:ln w="9525">
                        <a:noFill/>
                      </a:ln>
                    </pic:spPr>
                  </pic:pic>
                </a:graphicData>
              </a:graphic>
            </wp:inline>
          </w:drawing>
        </w:r>
      </w:ins>
    </w:p>
    <w:p w14:paraId="0B385A69">
      <w:pPr>
        <w:pStyle w:val="5"/>
        <w:rPr>
          <w:rFonts w:hint="eastAsia" w:ascii="宋体" w:hAnsi="宋体"/>
          <w:szCs w:val="21"/>
        </w:rPr>
      </w:pPr>
      <w:r>
        <w:rPr>
          <w:rFonts w:ascii="宋体" w:hAnsi="宋体"/>
          <w:szCs w:val="21"/>
        </w:rPr>
        <w:t>1.1</w:t>
      </w:r>
      <w:del w:id="653" w:author="fish [2]" w:date="2025-11-28T13:29:49Z">
        <w:r>
          <w:rPr>
            <w:rFonts w:hint="default" w:ascii="宋体" w:hAnsi="宋体"/>
            <w:szCs w:val="21"/>
            <w:lang w:val="en-US"/>
          </w:rPr>
          <w:delText>4</w:delText>
        </w:r>
      </w:del>
      <w:ins w:id="654" w:author="fish [2]" w:date="2025-11-28T13:29:49Z">
        <w:r>
          <w:rPr>
            <w:rFonts w:hint="eastAsia" w:ascii="宋体" w:hAnsi="宋体"/>
            <w:szCs w:val="21"/>
            <w:lang w:val="en-US" w:eastAsia="zh-CN"/>
          </w:rPr>
          <w:t>8</w:t>
        </w:r>
      </w:ins>
      <w:r>
        <w:rPr>
          <w:rFonts w:hint="eastAsia" w:ascii="宋体" w:hAnsi="宋体"/>
          <w:szCs w:val="21"/>
        </w:rPr>
        <w:t>发表评论顺序图</w:t>
      </w:r>
    </w:p>
    <w:p w14:paraId="0BF11B7B">
      <w:pPr>
        <w:spacing w:line="360" w:lineRule="auto"/>
        <w:rPr>
          <w:rFonts w:hint="eastAsia"/>
        </w:rPr>
      </w:pPr>
      <w:r>
        <w:rPr>
          <w:rFonts w:hint="eastAsia"/>
        </w:rPr>
        <w:drawing>
          <wp:inline distT="0" distB="0" distL="0" distR="0">
            <wp:extent cx="5274310" cy="2242185"/>
            <wp:effectExtent l="0" t="0" r="2540" b="5715"/>
            <wp:docPr id="9174830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83018" name="图片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274310" cy="2242185"/>
                    </a:xfrm>
                    <a:prstGeom prst="rect">
                      <a:avLst/>
                    </a:prstGeom>
                    <a:noFill/>
                    <a:ln>
                      <a:noFill/>
                    </a:ln>
                  </pic:spPr>
                </pic:pic>
              </a:graphicData>
            </a:graphic>
          </wp:inline>
        </w:drawing>
      </w:r>
    </w:p>
    <w:p w14:paraId="3BB7ED0A">
      <w:pPr>
        <w:pStyle w:val="5"/>
        <w:rPr>
          <w:rFonts w:hint="eastAsia" w:ascii="宋体" w:hAnsi="宋体"/>
          <w:szCs w:val="21"/>
        </w:rPr>
      </w:pPr>
      <w:r>
        <w:rPr>
          <w:rFonts w:ascii="宋体" w:hAnsi="宋体"/>
          <w:szCs w:val="21"/>
        </w:rPr>
        <w:t>1.1</w:t>
      </w:r>
      <w:del w:id="655" w:author="fish [2]" w:date="2025-11-28T13:29:51Z">
        <w:r>
          <w:rPr>
            <w:rFonts w:hint="default" w:ascii="宋体" w:hAnsi="宋体"/>
            <w:szCs w:val="21"/>
            <w:lang w:val="en-US"/>
          </w:rPr>
          <w:delText>5</w:delText>
        </w:r>
      </w:del>
      <w:ins w:id="656" w:author="fish [2]" w:date="2025-11-28T13:29:51Z">
        <w:r>
          <w:rPr>
            <w:rFonts w:hint="eastAsia" w:ascii="宋体" w:hAnsi="宋体"/>
            <w:szCs w:val="21"/>
            <w:lang w:val="en-US" w:eastAsia="zh-CN"/>
          </w:rPr>
          <w:t>9</w:t>
        </w:r>
      </w:ins>
      <w:r>
        <w:rPr>
          <w:rFonts w:hint="eastAsia" w:ascii="宋体" w:hAnsi="宋体"/>
          <w:szCs w:val="21"/>
        </w:rPr>
        <w:t>删除评论顺序图</w:t>
      </w:r>
    </w:p>
    <w:p w14:paraId="1A0D6AAF">
      <w:pPr>
        <w:spacing w:line="360" w:lineRule="auto"/>
        <w:rPr>
          <w:rFonts w:hint="eastAsia"/>
        </w:rPr>
      </w:pPr>
      <w:r>
        <w:rPr>
          <w:rFonts w:hint="eastAsia"/>
        </w:rPr>
        <w:drawing>
          <wp:inline distT="0" distB="0" distL="0" distR="0">
            <wp:extent cx="5274310" cy="2211070"/>
            <wp:effectExtent l="0" t="0" r="2540" b="0"/>
            <wp:docPr id="9738724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7246" name="图片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4310" cy="2211070"/>
                    </a:xfrm>
                    <a:prstGeom prst="rect">
                      <a:avLst/>
                    </a:prstGeom>
                    <a:noFill/>
                    <a:ln>
                      <a:noFill/>
                    </a:ln>
                  </pic:spPr>
                </pic:pic>
              </a:graphicData>
            </a:graphic>
          </wp:inline>
        </w:drawing>
      </w:r>
    </w:p>
    <w:p w14:paraId="0FC26B15">
      <w:pPr>
        <w:pStyle w:val="5"/>
        <w:rPr>
          <w:rFonts w:hint="eastAsia" w:ascii="宋体" w:hAnsi="宋体"/>
          <w:szCs w:val="21"/>
        </w:rPr>
      </w:pPr>
      <w:r>
        <w:rPr>
          <w:rFonts w:ascii="宋体" w:hAnsi="宋体"/>
          <w:szCs w:val="21"/>
        </w:rPr>
        <w:t>1.</w:t>
      </w:r>
      <w:del w:id="657" w:author="fish [2]" w:date="2025-11-28T13:29:53Z">
        <w:r>
          <w:rPr>
            <w:rFonts w:hint="default" w:ascii="宋体" w:hAnsi="宋体"/>
            <w:szCs w:val="21"/>
            <w:lang w:val="en-US"/>
          </w:rPr>
          <w:delText>16</w:delText>
        </w:r>
      </w:del>
      <w:ins w:id="658" w:author="fish [2]" w:date="2025-11-28T13:29:53Z">
        <w:r>
          <w:rPr>
            <w:rFonts w:hint="eastAsia" w:ascii="宋体" w:hAnsi="宋体"/>
            <w:szCs w:val="21"/>
            <w:lang w:val="en-US" w:eastAsia="zh-CN"/>
          </w:rPr>
          <w:t>20</w:t>
        </w:r>
      </w:ins>
      <w:r>
        <w:rPr>
          <w:rFonts w:hint="eastAsia" w:ascii="宋体" w:hAnsi="宋体"/>
          <w:szCs w:val="21"/>
        </w:rPr>
        <w:t>审核评论顺序图</w:t>
      </w:r>
    </w:p>
    <w:p w14:paraId="3092BE40">
      <w:pPr>
        <w:spacing w:line="360" w:lineRule="auto"/>
        <w:rPr>
          <w:rFonts w:hint="eastAsia"/>
        </w:rPr>
      </w:pPr>
      <w:r>
        <w:rPr>
          <w:rFonts w:hint="eastAsia"/>
        </w:rPr>
        <w:drawing>
          <wp:inline distT="0" distB="0" distL="0" distR="0">
            <wp:extent cx="5274310" cy="2025650"/>
            <wp:effectExtent l="0" t="0" r="2540" b="0"/>
            <wp:docPr id="85698015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80156" name="图片 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274310" cy="2025650"/>
                    </a:xfrm>
                    <a:prstGeom prst="rect">
                      <a:avLst/>
                    </a:prstGeom>
                    <a:noFill/>
                    <a:ln>
                      <a:noFill/>
                    </a:ln>
                  </pic:spPr>
                </pic:pic>
              </a:graphicData>
            </a:graphic>
          </wp:inline>
        </w:drawing>
      </w:r>
      <w:bookmarkStart w:id="16" w:name="_Toc149848669"/>
    </w:p>
    <w:p w14:paraId="08996AE1">
      <w:pPr>
        <w:pStyle w:val="3"/>
        <w:rPr>
          <w:rFonts w:hint="eastAsia" w:ascii="宋体" w:hAnsi="宋体" w:eastAsia="宋体"/>
        </w:rPr>
      </w:pPr>
      <w:commentRangeStart w:id="10"/>
      <w:r>
        <w:rPr>
          <w:rFonts w:hint="eastAsia"/>
        </w:rPr>
        <w:t>2、状态模型</w:t>
      </w:r>
      <w:commentRangeEnd w:id="10"/>
      <w:r>
        <w:rPr>
          <w:rStyle w:val="18"/>
          <w:rFonts w:asciiTheme="minorHAnsi" w:hAnsiTheme="minorHAnsi" w:eastAsiaTheme="minorEastAsia" w:cstheme="minorBidi"/>
          <w:b w:val="0"/>
          <w:bCs w:val="0"/>
        </w:rPr>
        <w:commentReference w:id="10"/>
      </w:r>
      <w:bookmarkEnd w:id="16"/>
    </w:p>
    <w:p w14:paraId="00A5F41D">
      <w:pPr>
        <w:pStyle w:val="5"/>
        <w:rPr>
          <w:rFonts w:hint="eastAsia" w:ascii="宋体" w:hAnsi="宋体"/>
          <w:szCs w:val="21"/>
        </w:rPr>
      </w:pPr>
      <w:r>
        <w:rPr>
          <w:rFonts w:hint="eastAsia" w:ascii="宋体" w:hAnsi="宋体"/>
          <w:szCs w:val="21"/>
        </w:rPr>
        <w:t>2.</w:t>
      </w:r>
      <w:r>
        <w:rPr>
          <w:rFonts w:ascii="宋体" w:hAnsi="宋体"/>
          <w:szCs w:val="21"/>
        </w:rPr>
        <w:t>1</w:t>
      </w:r>
      <w:r>
        <w:rPr>
          <w:rFonts w:hint="eastAsia" w:ascii="宋体" w:hAnsi="宋体"/>
          <w:szCs w:val="21"/>
        </w:rPr>
        <w:t>体育场馆审核状态图</w:t>
      </w:r>
    </w:p>
    <w:p w14:paraId="79929CC0">
      <w:pPr>
        <w:rPr>
          <w:rFonts w:hint="eastAsia" w:ascii="宋体" w:hAnsi="宋体" w:eastAsia="宋体"/>
        </w:rPr>
      </w:pPr>
      <w:r>
        <w:rPr>
          <w:rFonts w:hint="eastAsia"/>
        </w:rPr>
        <w:drawing>
          <wp:inline distT="0" distB="0" distL="0" distR="0">
            <wp:extent cx="5274310" cy="1645285"/>
            <wp:effectExtent l="0" t="0" r="2540" b="0"/>
            <wp:docPr id="199153348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33487" name="图片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1645285"/>
                    </a:xfrm>
                    <a:prstGeom prst="rect">
                      <a:avLst/>
                    </a:prstGeom>
                    <a:noFill/>
                    <a:ln>
                      <a:noFill/>
                    </a:ln>
                  </pic:spPr>
                </pic:pic>
              </a:graphicData>
            </a:graphic>
          </wp:inline>
        </w:drawing>
      </w:r>
    </w:p>
    <w:p w14:paraId="08947601">
      <w:pPr>
        <w:pStyle w:val="5"/>
        <w:rPr>
          <w:rFonts w:hint="eastAsia" w:ascii="宋体" w:hAnsi="宋体"/>
          <w:szCs w:val="21"/>
        </w:rPr>
      </w:pPr>
      <w:r>
        <w:rPr>
          <w:rFonts w:ascii="宋体" w:hAnsi="宋体"/>
          <w:szCs w:val="21"/>
        </w:rPr>
        <w:t>2.2</w:t>
      </w:r>
      <w:r>
        <w:rPr>
          <w:rFonts w:hint="eastAsia" w:ascii="宋体" w:hAnsi="宋体"/>
          <w:szCs w:val="21"/>
        </w:rPr>
        <w:t>预约信息审核状态图</w:t>
      </w:r>
    </w:p>
    <w:p w14:paraId="427FB3F1">
      <w:pPr>
        <w:rPr>
          <w:rFonts w:hint="eastAsia" w:ascii="宋体" w:hAnsi="宋体" w:eastAsia="宋体"/>
        </w:rPr>
      </w:pPr>
      <w:r>
        <w:rPr>
          <w:rFonts w:hint="eastAsia"/>
        </w:rPr>
        <w:drawing>
          <wp:inline distT="0" distB="0" distL="0" distR="0">
            <wp:extent cx="5274310" cy="1624330"/>
            <wp:effectExtent l="0" t="0" r="2540" b="0"/>
            <wp:docPr id="181675166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51668" name="图片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1624330"/>
                    </a:xfrm>
                    <a:prstGeom prst="rect">
                      <a:avLst/>
                    </a:prstGeom>
                    <a:noFill/>
                    <a:ln>
                      <a:noFill/>
                    </a:ln>
                  </pic:spPr>
                </pic:pic>
              </a:graphicData>
            </a:graphic>
          </wp:inline>
        </w:drawing>
      </w:r>
    </w:p>
    <w:p w14:paraId="38270B81">
      <w:pPr>
        <w:pStyle w:val="5"/>
        <w:rPr>
          <w:rFonts w:hint="eastAsia" w:ascii="宋体" w:hAnsi="宋体"/>
          <w:szCs w:val="21"/>
        </w:rPr>
      </w:pPr>
      <w:r>
        <w:rPr>
          <w:rFonts w:ascii="宋体" w:hAnsi="宋体"/>
          <w:szCs w:val="21"/>
        </w:rPr>
        <w:t>2.3</w:t>
      </w:r>
      <w:r>
        <w:rPr>
          <w:rFonts w:hint="eastAsia" w:ascii="宋体" w:hAnsi="宋体"/>
          <w:szCs w:val="21"/>
        </w:rPr>
        <w:t>评论审核状态图</w:t>
      </w:r>
    </w:p>
    <w:p w14:paraId="4CF11D5E">
      <w:pPr>
        <w:rPr>
          <w:ins w:id="659" w:author="fish [2]" w:date="2025-11-14T13:03:04Z"/>
          <w:rFonts w:hint="eastAsia"/>
        </w:rPr>
      </w:pPr>
      <w:r>
        <w:rPr>
          <w:rFonts w:hint="eastAsia"/>
        </w:rPr>
        <w:drawing>
          <wp:inline distT="0" distB="0" distL="0" distR="0">
            <wp:extent cx="5274310" cy="1647190"/>
            <wp:effectExtent l="0" t="0" r="2540" b="0"/>
            <wp:docPr id="125751776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17765" name="图片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74310" cy="1647190"/>
                    </a:xfrm>
                    <a:prstGeom prst="rect">
                      <a:avLst/>
                    </a:prstGeom>
                    <a:noFill/>
                    <a:ln>
                      <a:noFill/>
                    </a:ln>
                  </pic:spPr>
                </pic:pic>
              </a:graphicData>
            </a:graphic>
          </wp:inline>
        </w:drawing>
      </w:r>
    </w:p>
    <w:p w14:paraId="67BB532B">
      <w:pPr>
        <w:pStyle w:val="5"/>
        <w:rPr>
          <w:ins w:id="661" w:author="fish [2]" w:date="2025-11-14T13:03:29Z"/>
          <w:rFonts w:hint="default" w:ascii="宋体" w:hAnsi="宋体" w:eastAsia="宋体" w:cstheme="majorBidi"/>
          <w:b/>
          <w:bCs/>
          <w:szCs w:val="21"/>
          <w:lang w:val="en-US" w:eastAsia="zh-CN"/>
          <w:rPrChange w:id="662" w:author="fish [2]" w:date="2025-11-14T13:05:47Z">
            <w:rPr>
              <w:ins w:id="663" w:author="fish [2]" w:date="2025-11-14T13:03:29Z"/>
              <w:rFonts w:hint="eastAsia" w:ascii="宋体" w:hAnsi="宋体" w:eastAsia="宋体" w:cstheme="majorBidi"/>
              <w:b/>
              <w:bCs/>
              <w:szCs w:val="21"/>
              <w:lang w:val="en-US" w:eastAsia="zh-CN"/>
            </w:rPr>
          </w:rPrChange>
        </w:rPr>
        <w:pPrChange w:id="660" w:author="fish [2]" w:date="2025-11-14T13:05:47Z">
          <w:pPr/>
        </w:pPrChange>
      </w:pPr>
      <w:ins w:id="664" w:author="fish [2]" w:date="2025-11-14T13:03:06Z">
        <w:r>
          <w:rPr>
            <w:rFonts w:hint="default" w:ascii="宋体" w:hAnsi="宋体"/>
            <w:szCs w:val="21"/>
            <w:lang w:val="en-US" w:eastAsia="zh-CN"/>
            <w:rPrChange w:id="665" w:author="fish [2]" w:date="2025-11-14T13:05:47Z">
              <w:rPr>
                <w:rFonts w:hint="eastAsia"/>
                <w:lang w:val="en-US" w:eastAsia="zh-CN"/>
              </w:rPr>
            </w:rPrChange>
          </w:rPr>
          <w:t>2.</w:t>
        </w:r>
      </w:ins>
      <w:ins w:id="666" w:author="fish [2]" w:date="2025-11-14T13:03:08Z">
        <w:r>
          <w:rPr>
            <w:rFonts w:hint="default" w:ascii="宋体" w:hAnsi="宋体"/>
            <w:szCs w:val="21"/>
            <w:lang w:val="en-US" w:eastAsia="zh-CN"/>
            <w:rPrChange w:id="667" w:author="fish [2]" w:date="2025-11-14T13:05:47Z">
              <w:rPr>
                <w:rFonts w:hint="eastAsia"/>
                <w:lang w:val="en-US" w:eastAsia="zh-CN"/>
              </w:rPr>
            </w:rPrChange>
          </w:rPr>
          <w:t>4</w:t>
        </w:r>
      </w:ins>
      <w:ins w:id="668" w:author="fish [2]" w:date="2025-11-14T13:03:12Z">
        <w:r>
          <w:rPr>
            <w:rFonts w:hint="default" w:ascii="宋体" w:hAnsi="宋体"/>
            <w:szCs w:val="21"/>
            <w:lang w:val="en-US" w:eastAsia="zh-CN"/>
            <w:rPrChange w:id="669" w:author="fish [2]" w:date="2025-11-14T13:05:47Z">
              <w:rPr>
                <w:rFonts w:hint="eastAsia"/>
                <w:lang w:val="en-US" w:eastAsia="zh-CN"/>
              </w:rPr>
            </w:rPrChange>
          </w:rPr>
          <w:t>场馆</w:t>
        </w:r>
      </w:ins>
      <w:ins w:id="670" w:author="fish [2]" w:date="2025-11-14T13:03:14Z">
        <w:r>
          <w:rPr>
            <w:rFonts w:hint="default" w:ascii="宋体" w:hAnsi="宋体"/>
            <w:szCs w:val="21"/>
            <w:lang w:val="en-US" w:eastAsia="zh-CN"/>
            <w:rPrChange w:id="671" w:author="fish [2]" w:date="2025-11-14T13:05:47Z">
              <w:rPr>
                <w:rFonts w:hint="eastAsia"/>
                <w:lang w:val="en-US" w:eastAsia="zh-CN"/>
              </w:rPr>
            </w:rPrChange>
          </w:rPr>
          <w:t>状态</w:t>
        </w:r>
      </w:ins>
      <w:ins w:id="672" w:author="fish [2]" w:date="2025-11-14T13:03:16Z">
        <w:r>
          <w:rPr>
            <w:rFonts w:hint="default" w:ascii="宋体" w:hAnsi="宋体"/>
            <w:szCs w:val="21"/>
            <w:lang w:val="en-US" w:eastAsia="zh-CN"/>
            <w:rPrChange w:id="673" w:author="fish [2]" w:date="2025-11-14T13:05:47Z">
              <w:rPr>
                <w:rFonts w:hint="eastAsia"/>
                <w:lang w:val="en-US" w:eastAsia="zh-CN"/>
              </w:rPr>
            </w:rPrChange>
          </w:rPr>
          <w:t>图</w:t>
        </w:r>
      </w:ins>
    </w:p>
    <w:p w14:paraId="58F15EDD">
      <w:pPr>
        <w:rPr>
          <w:ins w:id="674" w:author="fish [2]" w:date="2025-11-14T13:05:52Z"/>
          <w:rFonts w:ascii="宋体" w:hAnsi="宋体" w:eastAsia="宋体" w:cs="宋体"/>
          <w:sz w:val="24"/>
          <w:szCs w:val="24"/>
        </w:rPr>
      </w:pPr>
      <w:ins w:id="675" w:author="fish [2]" w:date="2025-11-14T13:04:37Z">
        <w:r>
          <w:rPr>
            <w:rFonts w:ascii="宋体" w:hAnsi="宋体" w:eastAsia="宋体" w:cs="宋体"/>
            <w:sz w:val="24"/>
            <w:szCs w:val="24"/>
          </w:rPr>
          <w:drawing>
            <wp:inline distT="0" distB="0" distL="114300" distR="114300">
              <wp:extent cx="5400040" cy="1695450"/>
              <wp:effectExtent l="0" t="0" r="10160" b="635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34"/>
                      <a:stretch>
                        <a:fillRect/>
                      </a:stretch>
                    </pic:blipFill>
                    <pic:spPr>
                      <a:xfrm>
                        <a:off x="0" y="0"/>
                        <a:ext cx="5400040" cy="1695450"/>
                      </a:xfrm>
                      <a:prstGeom prst="rect">
                        <a:avLst/>
                      </a:prstGeom>
                      <a:noFill/>
                      <a:ln w="9525">
                        <a:noFill/>
                      </a:ln>
                    </pic:spPr>
                  </pic:pic>
                </a:graphicData>
              </a:graphic>
            </wp:inline>
          </w:drawing>
        </w:r>
      </w:ins>
    </w:p>
    <w:p w14:paraId="4647B33B">
      <w:pPr>
        <w:pStyle w:val="5"/>
        <w:rPr>
          <w:ins w:id="678" w:author="fish [2]" w:date="2025-11-14T13:06:06Z"/>
          <w:rFonts w:hint="default" w:ascii="宋体" w:hAnsi="宋体" w:eastAsia="宋体" w:cstheme="majorBidi"/>
          <w:sz w:val="21"/>
          <w:szCs w:val="21"/>
          <w:lang w:val="en-US" w:eastAsia="zh-CN"/>
        </w:rPr>
        <w:pPrChange w:id="677" w:author="fish [2]" w:date="2025-11-14T13:06:05Z">
          <w:pPr/>
        </w:pPrChange>
      </w:pPr>
      <w:ins w:id="679" w:author="fish [2]" w:date="2025-11-14T13:05:54Z">
        <w:r>
          <w:rPr>
            <w:rFonts w:hint="default" w:ascii="宋体" w:hAnsi="宋体" w:eastAsia="宋体" w:cstheme="majorBidi"/>
            <w:sz w:val="21"/>
            <w:szCs w:val="21"/>
            <w:lang w:val="en-US" w:eastAsia="zh-CN"/>
            <w:rPrChange w:id="680" w:author="fish [2]" w:date="2025-11-14T13:06:05Z">
              <w:rPr>
                <w:rFonts w:hint="eastAsia" w:ascii="宋体" w:hAnsi="宋体" w:eastAsia="宋体" w:cs="宋体"/>
                <w:sz w:val="24"/>
                <w:szCs w:val="24"/>
                <w:lang w:val="en-US" w:eastAsia="zh-CN"/>
              </w:rPr>
            </w:rPrChange>
          </w:rPr>
          <w:t>2.</w:t>
        </w:r>
      </w:ins>
      <w:ins w:id="681" w:author="fish [2]" w:date="2025-11-14T13:05:55Z">
        <w:r>
          <w:rPr>
            <w:rFonts w:hint="default" w:ascii="宋体" w:hAnsi="宋体" w:eastAsia="宋体" w:cstheme="majorBidi"/>
            <w:sz w:val="21"/>
            <w:szCs w:val="21"/>
            <w:lang w:val="en-US" w:eastAsia="zh-CN"/>
            <w:rPrChange w:id="682" w:author="fish [2]" w:date="2025-11-14T13:06:05Z">
              <w:rPr>
                <w:rFonts w:hint="eastAsia" w:ascii="宋体" w:hAnsi="宋体" w:eastAsia="宋体" w:cs="宋体"/>
                <w:sz w:val="24"/>
                <w:szCs w:val="24"/>
                <w:lang w:val="en-US" w:eastAsia="zh-CN"/>
              </w:rPr>
            </w:rPrChange>
          </w:rPr>
          <w:t>5</w:t>
        </w:r>
      </w:ins>
      <w:ins w:id="683" w:author="fish [2]" w:date="2025-11-14T13:05:58Z">
        <w:r>
          <w:rPr>
            <w:rFonts w:hint="default" w:ascii="宋体" w:hAnsi="宋体" w:eastAsia="宋体" w:cstheme="majorBidi"/>
            <w:sz w:val="21"/>
            <w:szCs w:val="21"/>
            <w:lang w:val="en-US" w:eastAsia="zh-CN"/>
            <w:rPrChange w:id="684" w:author="fish [2]" w:date="2025-11-14T13:06:05Z">
              <w:rPr>
                <w:rFonts w:hint="eastAsia" w:ascii="宋体" w:hAnsi="宋体" w:eastAsia="宋体" w:cs="宋体"/>
                <w:sz w:val="24"/>
                <w:szCs w:val="24"/>
                <w:lang w:val="en-US" w:eastAsia="zh-CN"/>
              </w:rPr>
            </w:rPrChange>
          </w:rPr>
          <w:t>场地</w:t>
        </w:r>
      </w:ins>
      <w:ins w:id="685" w:author="fish [2]" w:date="2025-11-14T13:06:00Z">
        <w:r>
          <w:rPr>
            <w:rFonts w:hint="default" w:ascii="宋体" w:hAnsi="宋体" w:eastAsia="宋体" w:cstheme="majorBidi"/>
            <w:sz w:val="21"/>
            <w:szCs w:val="21"/>
            <w:lang w:val="en-US" w:eastAsia="zh-CN"/>
            <w:rPrChange w:id="686" w:author="fish [2]" w:date="2025-11-14T13:06:05Z">
              <w:rPr>
                <w:rFonts w:hint="eastAsia" w:ascii="宋体" w:hAnsi="宋体" w:eastAsia="宋体" w:cs="宋体"/>
                <w:sz w:val="24"/>
                <w:szCs w:val="24"/>
                <w:lang w:val="en-US" w:eastAsia="zh-CN"/>
              </w:rPr>
            </w:rPrChange>
          </w:rPr>
          <w:t>状态图</w:t>
        </w:r>
      </w:ins>
    </w:p>
    <w:p w14:paraId="41914EDE">
      <w:pPr>
        <w:rPr>
          <w:ins w:id="687" w:author="fish [2]" w:date="2025-11-14T13:20:35Z"/>
        </w:rPr>
      </w:pPr>
      <w:ins w:id="688" w:author="fish [2]" w:date="2025-11-14T13:20:26Z">
        <w:r>
          <w:rPr/>
          <w:drawing>
            <wp:inline distT="0" distB="0" distL="114300" distR="114300">
              <wp:extent cx="5270500" cy="1550035"/>
              <wp:effectExtent l="0" t="0" r="0" b="1206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35"/>
                      <a:stretch>
                        <a:fillRect/>
                      </a:stretch>
                    </pic:blipFill>
                    <pic:spPr>
                      <a:xfrm>
                        <a:off x="0" y="0"/>
                        <a:ext cx="5270500" cy="1550035"/>
                      </a:xfrm>
                      <a:prstGeom prst="rect">
                        <a:avLst/>
                      </a:prstGeom>
                      <a:noFill/>
                      <a:ln>
                        <a:noFill/>
                      </a:ln>
                    </pic:spPr>
                  </pic:pic>
                </a:graphicData>
              </a:graphic>
            </wp:inline>
          </w:drawing>
        </w:r>
      </w:ins>
    </w:p>
    <w:p w14:paraId="103331C8">
      <w:pPr>
        <w:pStyle w:val="5"/>
        <w:rPr>
          <w:ins w:id="691" w:author="fish [2]" w:date="2025-11-14T13:20:54Z"/>
          <w:rFonts w:hint="default" w:ascii="宋体" w:hAnsi="宋体"/>
          <w:szCs w:val="21"/>
          <w:lang w:val="en-US" w:eastAsia="zh-CN"/>
        </w:rPr>
        <w:pPrChange w:id="690" w:author="fish [2]" w:date="2025-11-14T13:20:49Z">
          <w:pPr/>
        </w:pPrChange>
      </w:pPr>
      <w:ins w:id="692" w:author="fish [2]" w:date="2025-11-14T13:20:37Z">
        <w:r>
          <w:rPr>
            <w:rFonts w:hint="default" w:ascii="宋体" w:hAnsi="宋体"/>
            <w:szCs w:val="21"/>
            <w:lang w:val="en-US" w:eastAsia="zh-CN"/>
            <w:rPrChange w:id="693" w:author="fish [2]" w:date="2025-11-14T13:20:53Z">
              <w:rPr>
                <w:rFonts w:hint="eastAsia"/>
                <w:lang w:val="en-US" w:eastAsia="zh-CN"/>
              </w:rPr>
            </w:rPrChange>
          </w:rPr>
          <w:t>2.</w:t>
        </w:r>
      </w:ins>
      <w:ins w:id="694" w:author="fish [2]" w:date="2025-11-14T13:20:38Z">
        <w:r>
          <w:rPr>
            <w:rFonts w:hint="default" w:ascii="宋体" w:hAnsi="宋体"/>
            <w:szCs w:val="21"/>
            <w:lang w:val="en-US" w:eastAsia="zh-CN"/>
            <w:rPrChange w:id="695" w:author="fish [2]" w:date="2025-11-14T13:20:53Z">
              <w:rPr>
                <w:rFonts w:hint="eastAsia"/>
                <w:lang w:val="en-US" w:eastAsia="zh-CN"/>
              </w:rPr>
            </w:rPrChange>
          </w:rPr>
          <w:t>6</w:t>
        </w:r>
      </w:ins>
      <w:ins w:id="696" w:author="fish [2]" w:date="2025-11-14T13:20:44Z">
        <w:r>
          <w:rPr>
            <w:rFonts w:hint="default" w:ascii="宋体" w:hAnsi="宋体"/>
            <w:szCs w:val="21"/>
            <w:lang w:val="en-US" w:eastAsia="zh-CN"/>
            <w:rPrChange w:id="697" w:author="fish [2]" w:date="2025-11-14T13:20:53Z">
              <w:rPr>
                <w:rFonts w:hint="eastAsia"/>
                <w:lang w:val="en-US" w:eastAsia="zh-CN"/>
              </w:rPr>
            </w:rPrChange>
          </w:rPr>
          <w:t>时段状态图</w:t>
        </w:r>
      </w:ins>
    </w:p>
    <w:p w14:paraId="0801EA37">
      <w:pPr>
        <w:rPr>
          <w:rFonts w:hint="default" w:eastAsiaTheme="minorEastAsia"/>
          <w:lang w:val="en-US" w:eastAsia="zh-CN"/>
        </w:rPr>
      </w:pPr>
      <w:ins w:id="698" w:author="fish [2]" w:date="2025-11-14T13:59:36Z">
        <w:r>
          <w:rPr>
            <w:rFonts w:ascii="宋体" w:hAnsi="宋体" w:eastAsia="宋体" w:cs="宋体"/>
            <w:sz w:val="24"/>
            <w:szCs w:val="24"/>
          </w:rPr>
          <w:drawing>
            <wp:inline distT="0" distB="0" distL="114300" distR="114300">
              <wp:extent cx="5400040" cy="2323465"/>
              <wp:effectExtent l="0" t="0" r="10160" b="63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36"/>
                      <a:stretch>
                        <a:fillRect/>
                      </a:stretch>
                    </pic:blipFill>
                    <pic:spPr>
                      <a:xfrm>
                        <a:off x="0" y="0"/>
                        <a:ext cx="5400040" cy="2323465"/>
                      </a:xfrm>
                      <a:prstGeom prst="rect">
                        <a:avLst/>
                      </a:prstGeom>
                      <a:noFill/>
                      <a:ln w="9525">
                        <a:noFill/>
                      </a:ln>
                    </pic:spPr>
                  </pic:pic>
                </a:graphicData>
              </a:graphic>
            </wp:inline>
          </w:drawing>
        </w:r>
      </w:ins>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毛毛妈" w:date="2025-11-09T10:14:00Z" w:initials="">
    <w:p w14:paraId="77D2C9D4">
      <w:pPr>
        <w:pStyle w:val="7"/>
        <w:rPr>
          <w:rFonts w:hint="eastAsia"/>
        </w:rPr>
      </w:pPr>
      <w:r>
        <w:rPr>
          <w:rFonts w:hint="eastAsia"/>
        </w:rPr>
        <w:t>场馆管理员？还是系统管理员？</w:t>
      </w:r>
    </w:p>
    <w:p w14:paraId="38F491C8">
      <w:pPr>
        <w:pStyle w:val="7"/>
        <w:rPr>
          <w:rFonts w:hint="eastAsia"/>
        </w:rPr>
      </w:pPr>
      <w:r>
        <w:rPr>
          <w:rFonts w:hint="eastAsia"/>
        </w:rPr>
        <w:t>前者的话，还得加属性，还得加系统管理员做场馆信息审核</w:t>
      </w:r>
    </w:p>
  </w:comment>
  <w:comment w:id="1" w:author="fish" w:date="2025-11-11T15:33:00Z" w:initials="">
    <w:p w14:paraId="25223203">
      <w:pPr>
        <w:pStyle w:val="7"/>
        <w:rPr>
          <w:rFonts w:hint="eastAsia"/>
        </w:rPr>
      </w:pPr>
      <w:r>
        <w:rPr>
          <w:rFonts w:hint="eastAsia"/>
        </w:rPr>
        <w:t>是系统管理员，但需要审核每个场馆上传的信息，每个场地的信息不需要系统管理员审核</w:t>
      </w:r>
    </w:p>
  </w:comment>
  <w:comment w:id="2" w:author="毛毛妈" w:date="2025-11-12T16:21:00Z" w:initials="">
    <w:p w14:paraId="3A9F5F5B">
      <w:pPr>
        <w:pStyle w:val="7"/>
        <w:rPr>
          <w:rFonts w:hint="eastAsia"/>
        </w:rPr>
      </w:pPr>
      <w:r>
        <w:rPr>
          <w:rFonts w:hint="eastAsia"/>
        </w:rPr>
        <w:t>那还的补一个场馆管理员啊，不然谁上传场馆和场地信息呢？</w:t>
      </w:r>
    </w:p>
  </w:comment>
  <w:comment w:id="3" w:author="fish [2]" w:date="2025-11-13T20:22:31Z" w:initials="">
    <w:p w14:paraId="03E48A35">
      <w:pPr>
        <w:pStyle w:val="7"/>
        <w:rPr>
          <w:rFonts w:hint="default" w:eastAsiaTheme="minorEastAsia"/>
          <w:lang w:val="en-US" w:eastAsia="zh-CN"/>
        </w:rPr>
      </w:pPr>
      <w:r>
        <w:rPr>
          <w:rFonts w:hint="eastAsia"/>
          <w:lang w:val="en-US" w:eastAsia="zh-CN"/>
        </w:rPr>
        <w:t>我们设想的是用户自己上传场馆信息，由系统管理员进行审核，通过后用户可以管理场馆并添加其中的场地，场地直接添加即可，不需要系统管理员审核。</w:t>
      </w:r>
    </w:p>
  </w:comment>
  <w:comment w:id="4" w:author="毛毛妈" w:date="2025-11-12T16:22:00Z" w:initials="">
    <w:p w14:paraId="0F2F17E2">
      <w:pPr>
        <w:pStyle w:val="7"/>
        <w:rPr>
          <w:rFonts w:hint="eastAsia"/>
        </w:rPr>
      </w:pPr>
      <w:r>
        <w:rPr>
          <w:rFonts w:hint="eastAsia"/>
        </w:rPr>
        <w:t>这个状态图呢？怎么只有审核状态有图？</w:t>
      </w:r>
    </w:p>
  </w:comment>
  <w:comment w:id="5" w:author="毛毛妈" w:date="2025-11-09T10:17:00Z" w:initials="">
    <w:p w14:paraId="255E567D">
      <w:pPr>
        <w:pStyle w:val="7"/>
        <w:rPr>
          <w:rFonts w:hint="eastAsia"/>
        </w:rPr>
      </w:pPr>
      <w:r>
        <w:rPr>
          <w:rFonts w:hint="eastAsia"/>
        </w:rPr>
        <w:t>开放时间？一个很长的时间</w:t>
      </w:r>
    </w:p>
  </w:comment>
  <w:comment w:id="6" w:author="fish" w:date="2025-11-11T19:05:00Z" w:initials="">
    <w:p w14:paraId="2C19C303">
      <w:pPr>
        <w:pStyle w:val="7"/>
        <w:rPr>
          <w:rFonts w:hint="eastAsia"/>
        </w:rPr>
      </w:pPr>
      <w:r>
        <w:rPr>
          <w:rFonts w:hint="eastAsia"/>
        </w:rPr>
        <w:t>我们预想的是开放日期是有哪些日期场馆是开放的，开放时段是这些开放日期中场馆开放的时间段。</w:t>
      </w:r>
    </w:p>
  </w:comment>
  <w:comment w:id="7" w:author="fish" w:date="2025-11-11T19:19:00Z" w:initials="">
    <w:p w14:paraId="6458962D">
      <w:pPr>
        <w:pStyle w:val="7"/>
        <w:rPr>
          <w:rFonts w:hint="eastAsia"/>
        </w:rPr>
      </w:pPr>
      <w:r>
        <w:rPr>
          <w:rFonts w:hint="eastAsia"/>
        </w:rPr>
        <w:t>这次修改我们把开放日期留给场馆，一天中的开放时段留给场地</w:t>
      </w:r>
    </w:p>
  </w:comment>
  <w:comment w:id="8" w:author="毛毛妈" w:date="2025-11-12T16:25:00Z" w:initials="">
    <w:p w14:paraId="32D35BAF">
      <w:pPr>
        <w:pStyle w:val="7"/>
        <w:rPr>
          <w:rFonts w:hint="eastAsia"/>
        </w:rPr>
      </w:pPr>
      <w:r>
        <w:rPr>
          <w:rFonts w:hint="eastAsia"/>
        </w:rPr>
        <w:t>状态图</w:t>
      </w:r>
    </w:p>
  </w:comment>
  <w:comment w:id="9" w:author="毛毛妈" w:date="2025-11-12T16:26:00Z" w:initials="">
    <w:p w14:paraId="035EBD03">
      <w:pPr>
        <w:pStyle w:val="7"/>
        <w:rPr>
          <w:rFonts w:hint="eastAsia"/>
        </w:rPr>
      </w:pPr>
      <w:r>
        <w:rPr>
          <w:rFonts w:hint="eastAsia"/>
        </w:rPr>
        <w:t>状态图</w:t>
      </w:r>
    </w:p>
  </w:comment>
  <w:comment w:id="10" w:author="毛毛妈" w:date="2025-11-09T10:20:00Z" w:initials="">
    <w:p w14:paraId="5D40F08C">
      <w:pPr>
        <w:pStyle w:val="7"/>
        <w:rPr>
          <w:rFonts w:hint="eastAsia"/>
        </w:rPr>
      </w:pPr>
      <w:r>
        <w:rPr>
          <w:rFonts w:hint="eastAsia"/>
        </w:rPr>
        <w:t>根据前面属性表里的状态属性来画状态图，不要无中生有。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8F491C8" w15:done="1"/>
  <w15:commentEx w15:paraId="25223203" w15:done="0" w15:paraIdParent="38F491C8"/>
  <w15:commentEx w15:paraId="3A9F5F5B" w15:done="0" w15:paraIdParent="38F491C8"/>
  <w15:commentEx w15:paraId="03E48A35" w15:done="0" w15:paraIdParent="38F491C8"/>
  <w15:commentEx w15:paraId="0F2F17E2" w15:done="0"/>
  <w15:commentEx w15:paraId="255E567D" w15:done="0"/>
  <w15:commentEx w15:paraId="2C19C303" w15:done="0" w15:paraIdParent="255E567D"/>
  <w15:commentEx w15:paraId="6458962D" w15:done="0" w15:paraIdParent="255E567D"/>
  <w15:commentEx w15:paraId="32D35BAF" w15:done="0"/>
  <w15:commentEx w15:paraId="035EBD03" w15:done="0"/>
  <w15:commentEx w15:paraId="5D40F08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华康俪金黑W8(P)">
    <w:altName w:val="微软雅黑"/>
    <w:panose1 w:val="00000000000000000000"/>
    <w:charset w:val="86"/>
    <w:family w:val="swiss"/>
    <w:pitch w:val="default"/>
    <w:sig w:usb0="00000000" w:usb1="00000000" w:usb2="00000012" w:usb3="00000000" w:csb0="00040000" w:csb1="00000000"/>
  </w:font>
  <w:font w:name="微软雅黑">
    <w:panose1 w:val="020B0503020204020204"/>
    <w:charset w:val="86"/>
    <w:family w:val="auto"/>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方正粗黑宋简体">
    <w:altName w:val="宋体"/>
    <w:panose1 w:val="00000000000000000000"/>
    <w:charset w:val="86"/>
    <w:family w:val="auto"/>
    <w:pitch w:val="default"/>
    <w:sig w:usb0="00000000" w:usb1="00000000" w:usb2="00000012" w:usb3="00000000" w:csb0="00040001" w:csb1="00000000"/>
  </w:font>
  <w:font w:name="华文楷体">
    <w:panose1 w:val="02010600040101010101"/>
    <w:charset w:val="86"/>
    <w:family w:val="auto"/>
    <w:pitch w:val="default"/>
    <w:sig w:usb0="00000287" w:usb1="080F0000" w:usb2="00000000" w:usb3="00000000" w:csb0="0004009F" w:csb1="DFD7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C26D2F"/>
    <w:multiLevelType w:val="multilevel"/>
    <w:tmpl w:val="18C26D2F"/>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ish [2]">
    <w15:presenceInfo w15:providerId="WPS Office" w15:userId="1456040620"/>
  </w15:person>
  <w15:person w15:author="光 高">
    <w15:presenceInfo w15:providerId="Windows Live" w15:userId="9ecf34c0cd56ee4c"/>
  </w15:person>
  <w15:person w15:author="毛毛妈">
    <w15:presenceInfo w15:providerId="None" w15:userId="毛毛妈"/>
  </w15:person>
  <w15:person w15:author="fish">
    <w15:presenceInfo w15:providerId="None" w15:userId="fis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IyMjI2YTBjYjYzYTJiY2U5OWE0N2EyZTIwOTgwNmQifQ=="/>
  </w:docVars>
  <w:rsids>
    <w:rsidRoot w:val="003A3A23"/>
    <w:rsid w:val="00001A78"/>
    <w:rsid w:val="00016169"/>
    <w:rsid w:val="00017E35"/>
    <w:rsid w:val="00037A50"/>
    <w:rsid w:val="00043CEE"/>
    <w:rsid w:val="00045303"/>
    <w:rsid w:val="000516D7"/>
    <w:rsid w:val="0005423B"/>
    <w:rsid w:val="000656E2"/>
    <w:rsid w:val="0007696F"/>
    <w:rsid w:val="00077D1A"/>
    <w:rsid w:val="000A0484"/>
    <w:rsid w:val="000D7184"/>
    <w:rsid w:val="00121621"/>
    <w:rsid w:val="001706D1"/>
    <w:rsid w:val="00193629"/>
    <w:rsid w:val="001D602A"/>
    <w:rsid w:val="00204D4D"/>
    <w:rsid w:val="002243B9"/>
    <w:rsid w:val="002C0FDD"/>
    <w:rsid w:val="003043F3"/>
    <w:rsid w:val="00340D36"/>
    <w:rsid w:val="003438BE"/>
    <w:rsid w:val="00370668"/>
    <w:rsid w:val="0037497F"/>
    <w:rsid w:val="00377590"/>
    <w:rsid w:val="003A3A23"/>
    <w:rsid w:val="003A51AE"/>
    <w:rsid w:val="003A6111"/>
    <w:rsid w:val="003D43E1"/>
    <w:rsid w:val="003E7514"/>
    <w:rsid w:val="003F7569"/>
    <w:rsid w:val="00400781"/>
    <w:rsid w:val="00407308"/>
    <w:rsid w:val="004130F9"/>
    <w:rsid w:val="004224D4"/>
    <w:rsid w:val="004533E1"/>
    <w:rsid w:val="0048661D"/>
    <w:rsid w:val="004B650B"/>
    <w:rsid w:val="004D5D36"/>
    <w:rsid w:val="00513557"/>
    <w:rsid w:val="005149DC"/>
    <w:rsid w:val="005179C1"/>
    <w:rsid w:val="00595768"/>
    <w:rsid w:val="005B0A24"/>
    <w:rsid w:val="00621150"/>
    <w:rsid w:val="0063429A"/>
    <w:rsid w:val="00634456"/>
    <w:rsid w:val="00662FE1"/>
    <w:rsid w:val="00694942"/>
    <w:rsid w:val="006B2C05"/>
    <w:rsid w:val="006D4EF8"/>
    <w:rsid w:val="006F3798"/>
    <w:rsid w:val="0070787D"/>
    <w:rsid w:val="007154E1"/>
    <w:rsid w:val="00737604"/>
    <w:rsid w:val="00746AC8"/>
    <w:rsid w:val="007B7150"/>
    <w:rsid w:val="007D3184"/>
    <w:rsid w:val="007E1A7E"/>
    <w:rsid w:val="00826114"/>
    <w:rsid w:val="00840A5D"/>
    <w:rsid w:val="008A1DB4"/>
    <w:rsid w:val="008C2DED"/>
    <w:rsid w:val="008D32FA"/>
    <w:rsid w:val="008D6105"/>
    <w:rsid w:val="008D69D0"/>
    <w:rsid w:val="008E26C5"/>
    <w:rsid w:val="009250D6"/>
    <w:rsid w:val="009805BF"/>
    <w:rsid w:val="009A0D6F"/>
    <w:rsid w:val="009D3534"/>
    <w:rsid w:val="00A17DD5"/>
    <w:rsid w:val="00A523FA"/>
    <w:rsid w:val="00A800C3"/>
    <w:rsid w:val="00A81CD8"/>
    <w:rsid w:val="00AA53EE"/>
    <w:rsid w:val="00AC79C2"/>
    <w:rsid w:val="00AD6210"/>
    <w:rsid w:val="00AE3979"/>
    <w:rsid w:val="00AE3C55"/>
    <w:rsid w:val="00B07F32"/>
    <w:rsid w:val="00B142CB"/>
    <w:rsid w:val="00B569E2"/>
    <w:rsid w:val="00B603B1"/>
    <w:rsid w:val="00B71C26"/>
    <w:rsid w:val="00B7590A"/>
    <w:rsid w:val="00BA6BD0"/>
    <w:rsid w:val="00BA6CC2"/>
    <w:rsid w:val="00BC3BF9"/>
    <w:rsid w:val="00BC4AD8"/>
    <w:rsid w:val="00BE35D7"/>
    <w:rsid w:val="00BE4C9D"/>
    <w:rsid w:val="00C059B7"/>
    <w:rsid w:val="00C05D67"/>
    <w:rsid w:val="00C27F6C"/>
    <w:rsid w:val="00C40296"/>
    <w:rsid w:val="00C40D4D"/>
    <w:rsid w:val="00C64C3C"/>
    <w:rsid w:val="00C72527"/>
    <w:rsid w:val="00C86D19"/>
    <w:rsid w:val="00CA07C6"/>
    <w:rsid w:val="00CA74D0"/>
    <w:rsid w:val="00CB2B3C"/>
    <w:rsid w:val="00CD5033"/>
    <w:rsid w:val="00D157BE"/>
    <w:rsid w:val="00D16FDD"/>
    <w:rsid w:val="00D3303F"/>
    <w:rsid w:val="00D366B3"/>
    <w:rsid w:val="00D75EA1"/>
    <w:rsid w:val="00D80092"/>
    <w:rsid w:val="00D81989"/>
    <w:rsid w:val="00DA3003"/>
    <w:rsid w:val="00DA3036"/>
    <w:rsid w:val="00DA44F8"/>
    <w:rsid w:val="00DC2D6F"/>
    <w:rsid w:val="00DC589C"/>
    <w:rsid w:val="00E25EEF"/>
    <w:rsid w:val="00E60214"/>
    <w:rsid w:val="00E6775F"/>
    <w:rsid w:val="00E67D2C"/>
    <w:rsid w:val="00E8436E"/>
    <w:rsid w:val="00EE1598"/>
    <w:rsid w:val="00F1063F"/>
    <w:rsid w:val="00F14F0E"/>
    <w:rsid w:val="00F21167"/>
    <w:rsid w:val="00F601CF"/>
    <w:rsid w:val="00FA790B"/>
    <w:rsid w:val="00FA7B53"/>
    <w:rsid w:val="00FB1DBD"/>
    <w:rsid w:val="00FF2193"/>
    <w:rsid w:val="00FF396E"/>
    <w:rsid w:val="018666B9"/>
    <w:rsid w:val="039B7978"/>
    <w:rsid w:val="03EF1A15"/>
    <w:rsid w:val="04164BD0"/>
    <w:rsid w:val="051401C0"/>
    <w:rsid w:val="05777856"/>
    <w:rsid w:val="05C42EB1"/>
    <w:rsid w:val="05C47D0F"/>
    <w:rsid w:val="06AF7204"/>
    <w:rsid w:val="08A0390E"/>
    <w:rsid w:val="0AD12718"/>
    <w:rsid w:val="0C177D5B"/>
    <w:rsid w:val="0CED0D09"/>
    <w:rsid w:val="0DD7753B"/>
    <w:rsid w:val="0DE162FB"/>
    <w:rsid w:val="0E9609B2"/>
    <w:rsid w:val="0F11666C"/>
    <w:rsid w:val="0F4277E5"/>
    <w:rsid w:val="103D050D"/>
    <w:rsid w:val="10A651D9"/>
    <w:rsid w:val="12492FA3"/>
    <w:rsid w:val="12496F7A"/>
    <w:rsid w:val="12C86C05"/>
    <w:rsid w:val="132C540B"/>
    <w:rsid w:val="134E0020"/>
    <w:rsid w:val="13D36961"/>
    <w:rsid w:val="14164D41"/>
    <w:rsid w:val="150D43F1"/>
    <w:rsid w:val="15C0457B"/>
    <w:rsid w:val="162375AB"/>
    <w:rsid w:val="164178D1"/>
    <w:rsid w:val="169E2EFD"/>
    <w:rsid w:val="17496E9D"/>
    <w:rsid w:val="175F0B59"/>
    <w:rsid w:val="18FD649C"/>
    <w:rsid w:val="19B50ADC"/>
    <w:rsid w:val="19CB44A8"/>
    <w:rsid w:val="1A6A0EBB"/>
    <w:rsid w:val="1A7C59AC"/>
    <w:rsid w:val="1B707488"/>
    <w:rsid w:val="1D94606D"/>
    <w:rsid w:val="1E280EF3"/>
    <w:rsid w:val="1E311CC1"/>
    <w:rsid w:val="1E540FF3"/>
    <w:rsid w:val="1E7B7215"/>
    <w:rsid w:val="20AE4CDA"/>
    <w:rsid w:val="22503A03"/>
    <w:rsid w:val="236F54D8"/>
    <w:rsid w:val="2423778D"/>
    <w:rsid w:val="24264B88"/>
    <w:rsid w:val="242C6C06"/>
    <w:rsid w:val="244D3F8D"/>
    <w:rsid w:val="2682520D"/>
    <w:rsid w:val="26FB45D4"/>
    <w:rsid w:val="2B420FDF"/>
    <w:rsid w:val="2D687A9A"/>
    <w:rsid w:val="2E2A1CE3"/>
    <w:rsid w:val="2F6A7E73"/>
    <w:rsid w:val="302A6BD1"/>
    <w:rsid w:val="30714C3A"/>
    <w:rsid w:val="31663C6E"/>
    <w:rsid w:val="31E22A36"/>
    <w:rsid w:val="3218725A"/>
    <w:rsid w:val="32734AB3"/>
    <w:rsid w:val="332F1D49"/>
    <w:rsid w:val="33564EB3"/>
    <w:rsid w:val="33A06743"/>
    <w:rsid w:val="33D35EF7"/>
    <w:rsid w:val="34D03CC7"/>
    <w:rsid w:val="354F51F9"/>
    <w:rsid w:val="35975A06"/>
    <w:rsid w:val="3683136E"/>
    <w:rsid w:val="37774D6F"/>
    <w:rsid w:val="37895E3C"/>
    <w:rsid w:val="384A29D0"/>
    <w:rsid w:val="399E78D7"/>
    <w:rsid w:val="39D03024"/>
    <w:rsid w:val="3A5700BA"/>
    <w:rsid w:val="3A7C154E"/>
    <w:rsid w:val="3B293968"/>
    <w:rsid w:val="3DDB3CB8"/>
    <w:rsid w:val="3E301677"/>
    <w:rsid w:val="3E597D6C"/>
    <w:rsid w:val="3F3C4ABD"/>
    <w:rsid w:val="3F8C42A9"/>
    <w:rsid w:val="409C3492"/>
    <w:rsid w:val="40FB0F76"/>
    <w:rsid w:val="415350AC"/>
    <w:rsid w:val="44023A94"/>
    <w:rsid w:val="45E52BA0"/>
    <w:rsid w:val="464140AA"/>
    <w:rsid w:val="466C59E7"/>
    <w:rsid w:val="46BF536D"/>
    <w:rsid w:val="47376004"/>
    <w:rsid w:val="4798164F"/>
    <w:rsid w:val="495D0879"/>
    <w:rsid w:val="49BC4814"/>
    <w:rsid w:val="4B743B07"/>
    <w:rsid w:val="4C6267F5"/>
    <w:rsid w:val="4DEA6F7F"/>
    <w:rsid w:val="50F20458"/>
    <w:rsid w:val="51DA6BD1"/>
    <w:rsid w:val="525807FD"/>
    <w:rsid w:val="530C2962"/>
    <w:rsid w:val="533F5F72"/>
    <w:rsid w:val="545203AB"/>
    <w:rsid w:val="54584935"/>
    <w:rsid w:val="562D5ADC"/>
    <w:rsid w:val="574B7E86"/>
    <w:rsid w:val="59155B55"/>
    <w:rsid w:val="59A975DE"/>
    <w:rsid w:val="5B781591"/>
    <w:rsid w:val="5CD40853"/>
    <w:rsid w:val="5E4C06B8"/>
    <w:rsid w:val="5E527DF4"/>
    <w:rsid w:val="5EC97220"/>
    <w:rsid w:val="5F1E1C77"/>
    <w:rsid w:val="60481BDC"/>
    <w:rsid w:val="608041DD"/>
    <w:rsid w:val="60CB328D"/>
    <w:rsid w:val="60E92BEA"/>
    <w:rsid w:val="61296351"/>
    <w:rsid w:val="617E0F82"/>
    <w:rsid w:val="62621B48"/>
    <w:rsid w:val="628271FA"/>
    <w:rsid w:val="642F4B9E"/>
    <w:rsid w:val="655A2DAB"/>
    <w:rsid w:val="65E40613"/>
    <w:rsid w:val="66240220"/>
    <w:rsid w:val="669E2C71"/>
    <w:rsid w:val="66E77BCB"/>
    <w:rsid w:val="6A4A4692"/>
    <w:rsid w:val="6AA1240A"/>
    <w:rsid w:val="6AF317F9"/>
    <w:rsid w:val="6B1D1B77"/>
    <w:rsid w:val="6B341CC1"/>
    <w:rsid w:val="6C77554D"/>
    <w:rsid w:val="6D0014F1"/>
    <w:rsid w:val="6D3C0545"/>
    <w:rsid w:val="6F5F0E86"/>
    <w:rsid w:val="6FCB6256"/>
    <w:rsid w:val="70363BBB"/>
    <w:rsid w:val="70A0305C"/>
    <w:rsid w:val="70EC2FE6"/>
    <w:rsid w:val="72027B03"/>
    <w:rsid w:val="72ED0B65"/>
    <w:rsid w:val="732D2E0A"/>
    <w:rsid w:val="76EC777B"/>
    <w:rsid w:val="77F45C76"/>
    <w:rsid w:val="78436C2C"/>
    <w:rsid w:val="7ADC6C1C"/>
    <w:rsid w:val="7BC85B07"/>
    <w:rsid w:val="7C8E297F"/>
    <w:rsid w:val="7E1B6A4F"/>
    <w:rsid w:val="7F530AD5"/>
    <w:rsid w:val="7FBF128D"/>
    <w:rsid w:val="7FE74DED"/>
    <w:rsid w:val="7FE92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keepNext/>
      <w:keepLines/>
      <w:spacing w:before="260" w:after="260" w:line="416" w:lineRule="auto"/>
      <w:jc w:val="left"/>
      <w:outlineLvl w:val="1"/>
    </w:pPr>
    <w:rPr>
      <w:rFonts w:eastAsia="华文中宋" w:asciiTheme="majorHAnsi" w:hAnsiTheme="majorHAnsi" w:cstheme="majorBidi"/>
      <w:b/>
      <w:bCs/>
      <w:sz w:val="24"/>
      <w:szCs w:val="32"/>
    </w:rPr>
  </w:style>
  <w:style w:type="paragraph" w:styleId="4">
    <w:name w:val="heading 3"/>
    <w:basedOn w:val="1"/>
    <w:next w:val="1"/>
    <w:link w:val="27"/>
    <w:unhideWhenUsed/>
    <w:qFormat/>
    <w:uiPriority w:val="9"/>
    <w:pPr>
      <w:keepNext/>
      <w:keepLines/>
      <w:spacing w:before="260" w:after="260" w:line="416" w:lineRule="auto"/>
      <w:outlineLvl w:val="2"/>
    </w:pPr>
    <w:rPr>
      <w:rFonts w:ascii="华文中宋" w:hAnsi="华文中宋" w:eastAsia="华文中宋"/>
      <w:b/>
      <w:bCs/>
      <w:sz w:val="22"/>
    </w:rPr>
  </w:style>
  <w:style w:type="paragraph" w:styleId="5">
    <w:name w:val="heading 4"/>
    <w:basedOn w:val="1"/>
    <w:next w:val="1"/>
    <w:link w:val="29"/>
    <w:unhideWhenUsed/>
    <w:qFormat/>
    <w:uiPriority w:val="9"/>
    <w:pPr>
      <w:keepNext/>
      <w:keepLines/>
      <w:spacing w:before="280" w:after="290" w:line="376" w:lineRule="auto"/>
      <w:outlineLvl w:val="3"/>
    </w:pPr>
    <w:rPr>
      <w:rFonts w:eastAsia="宋体" w:asciiTheme="majorHAnsi" w:hAnsiTheme="majorHAnsi" w:cstheme="majorBidi"/>
      <w:b/>
      <w:bCs/>
      <w:szCs w:val="28"/>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annotation text"/>
    <w:basedOn w:val="1"/>
    <w:link w:val="30"/>
    <w:semiHidden/>
    <w:unhideWhenUsed/>
    <w:qFormat/>
    <w:uiPriority w:val="99"/>
    <w:pPr>
      <w:jc w:val="left"/>
    </w:pPr>
  </w:style>
  <w:style w:type="paragraph" w:styleId="8">
    <w:name w:val="toc 3"/>
    <w:basedOn w:val="1"/>
    <w:next w:val="1"/>
    <w:unhideWhenUsed/>
    <w:qFormat/>
    <w:uiPriority w:val="39"/>
    <w:pPr>
      <w:ind w:left="840" w:leftChars="400"/>
    </w:pPr>
  </w:style>
  <w:style w:type="paragraph" w:styleId="9">
    <w:name w:val="Date"/>
    <w:basedOn w:val="1"/>
    <w:next w:val="1"/>
    <w:link w:val="23"/>
    <w:semiHidden/>
    <w:unhideWhenUsed/>
    <w:qFormat/>
    <w:uiPriority w:val="99"/>
    <w:pPr>
      <w:ind w:left="100" w:leftChars="2500"/>
    </w:pPr>
  </w:style>
  <w:style w:type="paragraph" w:styleId="10">
    <w:name w:val="footer"/>
    <w:basedOn w:val="1"/>
    <w:link w:val="20"/>
    <w:unhideWhenUsed/>
    <w:qFormat/>
    <w:uiPriority w:val="99"/>
    <w:pPr>
      <w:tabs>
        <w:tab w:val="center" w:pos="4153"/>
        <w:tab w:val="right" w:pos="8306"/>
      </w:tabs>
      <w:snapToGrid w:val="0"/>
      <w:jc w:val="left"/>
    </w:pPr>
    <w:rPr>
      <w:sz w:val="18"/>
      <w:szCs w:val="18"/>
    </w:rPr>
  </w:style>
  <w:style w:type="paragraph" w:styleId="11">
    <w:name w:val="header"/>
    <w:basedOn w:val="1"/>
    <w:link w:val="19"/>
    <w:unhideWhenUsed/>
    <w:qFormat/>
    <w:uiPriority w:val="99"/>
    <w:pP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paragraph" w:styleId="14">
    <w:name w:val="annotation subject"/>
    <w:basedOn w:val="7"/>
    <w:next w:val="7"/>
    <w:link w:val="31"/>
    <w:semiHidden/>
    <w:unhideWhenUsed/>
    <w:qFormat/>
    <w:uiPriority w:val="99"/>
    <w:rPr>
      <w:b/>
      <w:bCs/>
    </w:r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character" w:styleId="18">
    <w:name w:val="annotation reference"/>
    <w:basedOn w:val="16"/>
    <w:semiHidden/>
    <w:unhideWhenUsed/>
    <w:qFormat/>
    <w:uiPriority w:val="99"/>
    <w:rPr>
      <w:sz w:val="21"/>
      <w:szCs w:val="21"/>
    </w:rPr>
  </w:style>
  <w:style w:type="character" w:customStyle="1" w:styleId="19">
    <w:name w:val="页眉 字符"/>
    <w:basedOn w:val="16"/>
    <w:link w:val="11"/>
    <w:qFormat/>
    <w:uiPriority w:val="99"/>
    <w:rPr>
      <w:sz w:val="18"/>
      <w:szCs w:val="18"/>
    </w:rPr>
  </w:style>
  <w:style w:type="character" w:customStyle="1" w:styleId="20">
    <w:name w:val="页脚 字符"/>
    <w:basedOn w:val="16"/>
    <w:link w:val="10"/>
    <w:qFormat/>
    <w:uiPriority w:val="99"/>
    <w:rPr>
      <w:sz w:val="18"/>
      <w:szCs w:val="18"/>
    </w:rPr>
  </w:style>
  <w:style w:type="paragraph" w:customStyle="1" w:styleId="21">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22">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character" w:customStyle="1" w:styleId="23">
    <w:name w:val="日期 字符"/>
    <w:basedOn w:val="16"/>
    <w:link w:val="9"/>
    <w:semiHidden/>
    <w:qFormat/>
    <w:uiPriority w:val="99"/>
  </w:style>
  <w:style w:type="character" w:customStyle="1" w:styleId="24">
    <w:name w:val="标题 1 字符"/>
    <w:basedOn w:val="16"/>
    <w:link w:val="2"/>
    <w:qFormat/>
    <w:uiPriority w:val="9"/>
    <w:rPr>
      <w:b/>
      <w:bCs/>
      <w:kern w:val="44"/>
      <w:sz w:val="44"/>
      <w:szCs w:val="44"/>
    </w:rPr>
  </w:style>
  <w:style w:type="character" w:customStyle="1" w:styleId="25">
    <w:name w:val="标题 2 字符"/>
    <w:basedOn w:val="16"/>
    <w:link w:val="3"/>
    <w:qFormat/>
    <w:uiPriority w:val="9"/>
    <w:rPr>
      <w:rFonts w:eastAsia="华文中宋" w:asciiTheme="majorHAnsi" w:hAnsiTheme="majorHAnsi" w:cstheme="majorBidi"/>
      <w:b/>
      <w:bCs/>
      <w:sz w:val="24"/>
      <w:szCs w:val="32"/>
    </w:rPr>
  </w:style>
  <w:style w:type="paragraph" w:styleId="26">
    <w:name w:val="List Paragraph"/>
    <w:basedOn w:val="1"/>
    <w:qFormat/>
    <w:uiPriority w:val="34"/>
    <w:pPr>
      <w:ind w:firstLine="420" w:firstLineChars="200"/>
    </w:pPr>
  </w:style>
  <w:style w:type="character" w:customStyle="1" w:styleId="27">
    <w:name w:val="标题 3 字符"/>
    <w:basedOn w:val="16"/>
    <w:link w:val="4"/>
    <w:qFormat/>
    <w:uiPriority w:val="9"/>
    <w:rPr>
      <w:rFonts w:ascii="华文中宋" w:hAnsi="华文中宋" w:eastAsia="华文中宋"/>
      <w:b/>
      <w:bCs/>
      <w:sz w:val="22"/>
    </w:rPr>
  </w:style>
  <w:style w:type="paragraph" w:customStyle="1" w:styleId="28">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9">
    <w:name w:val="标题 4 字符"/>
    <w:basedOn w:val="16"/>
    <w:link w:val="5"/>
    <w:qFormat/>
    <w:uiPriority w:val="9"/>
    <w:rPr>
      <w:rFonts w:eastAsia="宋体" w:asciiTheme="majorHAnsi" w:hAnsiTheme="majorHAnsi" w:cstheme="majorBidi"/>
      <w:b/>
      <w:bCs/>
      <w:szCs w:val="28"/>
    </w:rPr>
  </w:style>
  <w:style w:type="character" w:customStyle="1" w:styleId="30">
    <w:name w:val="批注文字 字符"/>
    <w:basedOn w:val="16"/>
    <w:link w:val="7"/>
    <w:semiHidden/>
    <w:qFormat/>
    <w:uiPriority w:val="99"/>
    <w:rPr>
      <w:kern w:val="2"/>
      <w:sz w:val="21"/>
      <w:szCs w:val="22"/>
    </w:rPr>
  </w:style>
  <w:style w:type="character" w:customStyle="1" w:styleId="31">
    <w:name w:val="批注主题 字符"/>
    <w:basedOn w:val="30"/>
    <w:link w:val="14"/>
    <w:semiHidden/>
    <w:qFormat/>
    <w:uiPriority w:val="99"/>
    <w:rPr>
      <w:b/>
      <w:bCs/>
      <w:kern w:val="2"/>
      <w:sz w:val="21"/>
      <w:szCs w:val="22"/>
    </w:rPr>
  </w:style>
  <w:style w:type="paragraph" w:customStyle="1" w:styleId="32">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3">
    <w:name w:val="修订2"/>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4">
    <w:name w:val="修订3"/>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5">
    <w:name w:val="修订4"/>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6">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microsoft.com/office/2011/relationships/people" Target="people.xml"/><Relationship Id="rId4" Type="http://schemas.microsoft.com/office/2011/relationships/commentsExtended" Target="commentsExtended.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comments" Target="comment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emf"/><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711A2-EBFE-494F-827F-A6462D2FE218}">
  <ds:schemaRefs/>
</ds:datastoreItem>
</file>

<file path=docProps/app.xml><?xml version="1.0" encoding="utf-8"?>
<Properties xmlns="http://schemas.openxmlformats.org/officeDocument/2006/extended-properties" xmlns:vt="http://schemas.openxmlformats.org/officeDocument/2006/docPropsVTypes">
  <Template>Normal</Template>
  <Pages>28</Pages>
  <Words>3889</Words>
  <Characters>7812</Characters>
  <Lines>60</Lines>
  <Paragraphs>17</Paragraphs>
  <TotalTime>2</TotalTime>
  <ScaleCrop>false</ScaleCrop>
  <LinksUpToDate>false</LinksUpToDate>
  <CharactersWithSpaces>7942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2023-10-17T12:28:00Z</dcterms:created>
  <dc:creator>沁悦 朱</dc:creator>
  <cp:lastModifiedBy>fish</cp:lastModifiedBy>
  <dcterms:modified xsi:type="dcterms:W3CDTF">2025-11-28T12:18:50Z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226CDDD6FC264C42B4CC99E5D19BD2BD_13</vt:lpwstr>
  </property>
  <property fmtid="{D5CDD505-2E9C-101B-9397-08002B2CF9AE}" pid="4" name="KSOTemplateDocerSaveRecord">
    <vt:lpwstr>eyJoZGlkIjoiMmYyMzAxMmVhZTRkNDdiN2M3MTliM2E4MDQxYmJlMGQiLCJ1c2VySWQiOiIxMjQyMDIyOTkyIn0=</vt:lpwstr>
  </property>
</Properties>
</file>