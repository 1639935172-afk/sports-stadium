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D04A4F">
      <w:pPr>
        <w:rPr>
          <w:rFonts w:hint="eastAsia"/>
        </w:rPr>
      </w:pPr>
      <w:r>
        <w:drawing>
          <wp:inline distT="0" distB="0" distL="0" distR="0">
            <wp:extent cx="5274310" cy="1461135"/>
            <wp:effectExtent l="0" t="0" r="2540" b="5715"/>
            <wp:docPr id="1528316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16933" name="图片 1"/>
                    <pic:cNvPicPr>
                      <a:picLocks noChangeAspect="1"/>
                    </pic:cNvPicPr>
                  </pic:nvPicPr>
                  <pic:blipFill>
                    <a:blip r:embed="rId6" cstate="print">
                      <a:grayscl/>
                      <a:extLst>
                        <a:ext uri="{28A0092B-C50C-407E-A947-70E740481C1C}">
                          <a14:useLocalDpi xmlns:a14="http://schemas.microsoft.com/office/drawing/2010/main" val="0"/>
                        </a:ext>
                      </a:extLst>
                    </a:blip>
                    <a:stretch>
                      <a:fillRect/>
                    </a:stretch>
                  </pic:blipFill>
                  <pic:spPr>
                    <a:xfrm>
                      <a:off x="0" y="0"/>
                      <a:ext cx="5274310" cy="1461135"/>
                    </a:xfrm>
                    <a:prstGeom prst="rect">
                      <a:avLst/>
                    </a:prstGeom>
                  </pic:spPr>
                </pic:pic>
              </a:graphicData>
            </a:graphic>
          </wp:inline>
        </w:drawing>
      </w:r>
    </w:p>
    <w:p w14:paraId="17BFAC17">
      <w:pPr>
        <w:rPr>
          <w:rFonts w:hint="eastAsia"/>
        </w:rPr>
      </w:pPr>
    </w:p>
    <w:p w14:paraId="2F39BDB5">
      <w:pPr>
        <w:rPr>
          <w:rFonts w:hint="eastAsia"/>
        </w:rPr>
      </w:pPr>
    </w:p>
    <w:p w14:paraId="552F89F1">
      <w:pPr>
        <w:spacing w:before="240" w:after="480"/>
        <w:jc w:val="center"/>
        <w:textAlignment w:val="baseline"/>
        <w:rPr>
          <w:rFonts w:ascii="华康俪金黑W8(P)" w:hAnsi="Times New Roman" w:eastAsia="华康俪金黑W8(P)" w:cs="Times New Roman"/>
          <w:spacing w:val="40"/>
          <w:sz w:val="32"/>
          <w:szCs w:val="32"/>
        </w:rPr>
      </w:pPr>
      <w:r>
        <w:rPr>
          <w:rFonts w:hint="eastAsia" w:ascii="华康俪金黑W8(P)" w:hAnsi="Times New Roman" w:eastAsia="华康俪金黑W8(P)" w:cs="Times New Roman"/>
          <w:spacing w:val="40"/>
          <w:sz w:val="32"/>
          <w:szCs w:val="32"/>
        </w:rPr>
        <w:t>《软件工程原理与应用》</w:t>
      </w:r>
    </w:p>
    <w:p w14:paraId="1BCBBD71">
      <w:pPr>
        <w:spacing w:before="240" w:after="480"/>
        <w:jc w:val="center"/>
        <w:textAlignment w:val="baseline"/>
        <w:rPr>
          <w:rFonts w:ascii="华康俪金黑W8(P)" w:hAnsi="Times New Roman" w:eastAsia="华康俪金黑W8(P)" w:cs="Times New Roman"/>
          <w:spacing w:val="40"/>
          <w:sz w:val="28"/>
          <w:szCs w:val="28"/>
        </w:rPr>
      </w:pPr>
      <w:r>
        <w:rPr>
          <w:rFonts w:hint="eastAsia" w:ascii="华康俪金黑W8(P)" w:hAnsi="Times New Roman" w:eastAsia="华康俪金黑W8(P)" w:cs="Times New Roman"/>
          <w:spacing w:val="40"/>
          <w:sz w:val="28"/>
          <w:szCs w:val="28"/>
        </w:rPr>
        <w:t>需求获取报告</w:t>
      </w:r>
    </w:p>
    <w:p w14:paraId="722F5830">
      <w:pPr>
        <w:spacing w:before="240" w:after="480"/>
        <w:jc w:val="center"/>
        <w:textAlignment w:val="baseline"/>
        <w:rPr>
          <w:rFonts w:ascii="华文新魏" w:hAnsi="Times New Roman" w:eastAsia="华文新魏" w:cs="Times New Roman"/>
          <w:spacing w:val="40"/>
          <w:sz w:val="52"/>
          <w:szCs w:val="52"/>
        </w:rPr>
      </w:pPr>
      <w:r>
        <w:rPr>
          <w:rFonts w:hint="eastAsia" w:ascii="华文新魏" w:hAnsi="Times New Roman" w:eastAsia="华文新魏" w:cs="Times New Roman"/>
          <w:spacing w:val="40"/>
          <w:sz w:val="52"/>
          <w:szCs w:val="52"/>
        </w:rPr>
        <w:t>体育场馆预约系统</w:t>
      </w:r>
    </w:p>
    <w:tbl>
      <w:tblPr>
        <w:tblStyle w:val="15"/>
        <w:tblpPr w:leftFromText="180" w:rightFromText="180" w:vertAnchor="text" w:horzAnchor="margin" w:tblpXSpec="center" w:tblpY="996"/>
        <w:tblW w:w="0" w:type="auto"/>
        <w:tblInd w:w="0" w:type="dxa"/>
        <w:tblLayout w:type="autofit"/>
        <w:tblCellMar>
          <w:top w:w="0" w:type="dxa"/>
          <w:left w:w="57" w:type="dxa"/>
          <w:bottom w:w="0" w:type="dxa"/>
          <w:right w:w="57" w:type="dxa"/>
        </w:tblCellMar>
      </w:tblPr>
      <w:tblGrid>
        <w:gridCol w:w="1314"/>
        <w:gridCol w:w="6414"/>
      </w:tblGrid>
      <w:tr w14:paraId="45C3FF60">
        <w:tblPrEx>
          <w:tblCellMar>
            <w:top w:w="0" w:type="dxa"/>
            <w:left w:w="57" w:type="dxa"/>
            <w:bottom w:w="0" w:type="dxa"/>
            <w:right w:w="57" w:type="dxa"/>
          </w:tblCellMar>
        </w:tblPrEx>
        <w:trPr>
          <w:trHeight w:val="737" w:hRule="exact"/>
        </w:trPr>
        <w:tc>
          <w:tcPr>
            <w:tcW w:w="1314" w:type="dxa"/>
            <w:vAlign w:val="bottom"/>
          </w:tcPr>
          <w:p w14:paraId="1D5715DC">
            <w:pPr>
              <w:pStyle w:val="21"/>
              <w:spacing w:line="240" w:lineRule="auto"/>
              <w:jc w:val="left"/>
              <w:rPr>
                <w:rFonts w:hint="eastAsia" w:ascii="方正粗黑宋简体" w:hAnsi="方正粗黑宋简体" w:eastAsia="方正粗黑宋简体"/>
                <w:sz w:val="30"/>
                <w:szCs w:val="30"/>
              </w:rPr>
            </w:pPr>
            <w:r>
              <w:rPr>
                <w:rFonts w:hint="eastAsia" w:ascii="方正粗黑宋简体" w:hAnsi="方正粗黑宋简体" w:eastAsia="方正粗黑宋简体"/>
                <w:kern w:val="0"/>
                <w:sz w:val="30"/>
                <w:szCs w:val="30"/>
              </w:rPr>
              <w:t xml:space="preserve">小 </w:t>
            </w:r>
            <w:r>
              <w:rPr>
                <w:rFonts w:ascii="方正粗黑宋简体" w:hAnsi="方正粗黑宋简体" w:eastAsia="方正粗黑宋简体"/>
                <w:kern w:val="0"/>
                <w:sz w:val="30"/>
                <w:szCs w:val="30"/>
              </w:rPr>
              <w:t xml:space="preserve">   </w:t>
            </w:r>
            <w:r>
              <w:rPr>
                <w:rFonts w:hint="eastAsia" w:ascii="方正粗黑宋简体" w:hAnsi="方正粗黑宋简体" w:eastAsia="方正粗黑宋简体"/>
                <w:kern w:val="0"/>
                <w:sz w:val="30"/>
                <w:szCs w:val="30"/>
              </w:rPr>
              <w:t>组</w:t>
            </w:r>
          </w:p>
        </w:tc>
        <w:tc>
          <w:tcPr>
            <w:tcW w:w="6414" w:type="dxa"/>
            <w:tcBorders>
              <w:bottom w:val="single" w:color="auto" w:sz="4" w:space="0"/>
            </w:tcBorders>
            <w:vAlign w:val="bottom"/>
          </w:tcPr>
          <w:p w14:paraId="30EE6C78">
            <w:pPr>
              <w:pStyle w:val="22"/>
              <w:rPr>
                <w:rFonts w:hint="eastAsia" w:ascii="华文楷体" w:hAnsi="华文楷体" w:eastAsia="华文楷体"/>
              </w:rPr>
            </w:pPr>
            <w:r>
              <w:rPr>
                <w:rFonts w:hint="eastAsia" w:ascii="华文楷体" w:hAnsi="华文楷体" w:eastAsia="华文楷体"/>
              </w:rPr>
              <w:t>1</w:t>
            </w:r>
            <w:r>
              <w:rPr>
                <w:rFonts w:ascii="华文楷体" w:hAnsi="华文楷体" w:eastAsia="华文楷体"/>
              </w:rPr>
              <w:t>0</w:t>
            </w:r>
            <w:r>
              <w:rPr>
                <w:rFonts w:hint="eastAsia" w:ascii="华文楷体" w:hAnsi="华文楷体" w:eastAsia="华文楷体"/>
              </w:rPr>
              <w:t>3</w:t>
            </w:r>
            <w:r>
              <w:rPr>
                <w:rFonts w:ascii="华文楷体" w:hAnsi="华文楷体" w:eastAsia="华文楷体"/>
              </w:rPr>
              <w:t xml:space="preserve">  F </w:t>
            </w:r>
            <w:r>
              <w:rPr>
                <w:rFonts w:hint="eastAsia" w:ascii="华文楷体" w:hAnsi="华文楷体" w:eastAsia="华文楷体"/>
              </w:rPr>
              <w:t>官宇 鱼水 杨志豪</w:t>
            </w:r>
          </w:p>
        </w:tc>
      </w:tr>
      <w:tr w14:paraId="5845C9E6">
        <w:tblPrEx>
          <w:tblCellMar>
            <w:top w:w="0" w:type="dxa"/>
            <w:left w:w="57" w:type="dxa"/>
            <w:bottom w:w="0" w:type="dxa"/>
            <w:right w:w="57" w:type="dxa"/>
          </w:tblCellMar>
        </w:tblPrEx>
        <w:trPr>
          <w:trHeight w:val="737" w:hRule="exact"/>
        </w:trPr>
        <w:tc>
          <w:tcPr>
            <w:tcW w:w="1314" w:type="dxa"/>
            <w:vAlign w:val="bottom"/>
          </w:tcPr>
          <w:p w14:paraId="0B28E02B">
            <w:pPr>
              <w:pStyle w:val="21"/>
              <w:spacing w:line="240" w:lineRule="auto"/>
              <w:jc w:val="center"/>
              <w:rPr>
                <w:rFonts w:hint="eastAsia" w:ascii="方正粗黑宋简体" w:hAnsi="方正粗黑宋简体" w:eastAsia="方正粗黑宋简体"/>
                <w:spacing w:val="321"/>
                <w:kern w:val="0"/>
                <w:sz w:val="30"/>
                <w:szCs w:val="30"/>
              </w:rPr>
            </w:pPr>
            <w:r>
              <w:rPr>
                <w:rFonts w:hint="eastAsia" w:ascii="方正粗黑宋简体" w:hAnsi="方正粗黑宋简体" w:eastAsia="方正粗黑宋简体"/>
                <w:spacing w:val="300"/>
                <w:kern w:val="0"/>
                <w:sz w:val="30"/>
                <w:szCs w:val="30"/>
                <w:fitText w:val="1200" w:id="1931099508"/>
              </w:rPr>
              <w:t>学</w:t>
            </w:r>
            <w:r>
              <w:rPr>
                <w:rFonts w:hint="eastAsia" w:ascii="方正粗黑宋简体" w:hAnsi="方正粗黑宋简体" w:eastAsia="方正粗黑宋简体"/>
                <w:spacing w:val="0"/>
                <w:kern w:val="0"/>
                <w:sz w:val="30"/>
                <w:szCs w:val="30"/>
                <w:fitText w:val="1200" w:id="1931099508"/>
              </w:rPr>
              <w:t>院</w:t>
            </w:r>
          </w:p>
        </w:tc>
        <w:tc>
          <w:tcPr>
            <w:tcW w:w="6414" w:type="dxa"/>
            <w:tcBorders>
              <w:bottom w:val="single" w:color="auto" w:sz="4" w:space="0"/>
            </w:tcBorders>
            <w:vAlign w:val="bottom"/>
          </w:tcPr>
          <w:p w14:paraId="3A2C8061">
            <w:pPr>
              <w:pStyle w:val="22"/>
              <w:rPr>
                <w:rFonts w:hint="eastAsia" w:ascii="华文楷体" w:hAnsi="华文楷体" w:eastAsia="华文楷体"/>
              </w:rPr>
            </w:pPr>
            <w:r>
              <w:rPr>
                <w:rFonts w:hint="eastAsia" w:ascii="华文楷体" w:hAnsi="华文楷体" w:eastAsia="华文楷体"/>
              </w:rPr>
              <w:t>计算机科学与技术学院/软件学院</w:t>
            </w:r>
          </w:p>
        </w:tc>
      </w:tr>
      <w:tr w14:paraId="6E4506DC">
        <w:tblPrEx>
          <w:tblCellMar>
            <w:top w:w="0" w:type="dxa"/>
            <w:left w:w="57" w:type="dxa"/>
            <w:bottom w:w="0" w:type="dxa"/>
            <w:right w:w="57" w:type="dxa"/>
          </w:tblCellMar>
        </w:tblPrEx>
        <w:trPr>
          <w:trHeight w:val="737" w:hRule="exact"/>
        </w:trPr>
        <w:tc>
          <w:tcPr>
            <w:tcW w:w="1314" w:type="dxa"/>
            <w:vAlign w:val="bottom"/>
          </w:tcPr>
          <w:p w14:paraId="085F7365">
            <w:pPr>
              <w:pStyle w:val="21"/>
              <w:spacing w:line="240" w:lineRule="auto"/>
              <w:jc w:val="center"/>
              <w:rPr>
                <w:rFonts w:hint="eastAsia" w:ascii="方正粗黑宋简体" w:hAnsi="方正粗黑宋简体" w:eastAsia="方正粗黑宋简体"/>
                <w:spacing w:val="321"/>
                <w:kern w:val="0"/>
                <w:sz w:val="30"/>
                <w:szCs w:val="30"/>
              </w:rPr>
            </w:pPr>
            <w:r>
              <w:rPr>
                <w:rFonts w:ascii="方正粗黑宋简体" w:hAnsi="方正粗黑宋简体" w:eastAsia="方正粗黑宋简体"/>
                <w:spacing w:val="300"/>
                <w:kern w:val="0"/>
                <w:sz w:val="30"/>
                <w:szCs w:val="30"/>
                <w:fitText w:val="1200" w:id="489715317"/>
              </w:rPr>
              <w:t>专</w:t>
            </w:r>
            <w:r>
              <w:rPr>
                <w:rFonts w:ascii="方正粗黑宋简体" w:hAnsi="方正粗黑宋简体" w:eastAsia="方正粗黑宋简体"/>
                <w:spacing w:val="0"/>
                <w:kern w:val="0"/>
                <w:sz w:val="30"/>
                <w:szCs w:val="30"/>
                <w:fitText w:val="1200" w:id="489715317"/>
              </w:rPr>
              <w:t>业</w:t>
            </w:r>
          </w:p>
        </w:tc>
        <w:tc>
          <w:tcPr>
            <w:tcW w:w="6414" w:type="dxa"/>
            <w:tcBorders>
              <w:top w:val="single" w:color="auto" w:sz="4" w:space="0"/>
              <w:bottom w:val="single" w:color="auto" w:sz="4" w:space="0"/>
            </w:tcBorders>
            <w:vAlign w:val="bottom"/>
          </w:tcPr>
          <w:p w14:paraId="50DAA050">
            <w:pPr>
              <w:pStyle w:val="22"/>
              <w:rPr>
                <w:rFonts w:hint="eastAsia" w:ascii="华文楷体" w:hAnsi="华文楷体" w:eastAsia="华文楷体"/>
              </w:rPr>
            </w:pPr>
            <w:r>
              <w:rPr>
                <w:rFonts w:hint="eastAsia" w:ascii="华文楷体" w:hAnsi="华文楷体" w:eastAsia="华文楷体"/>
              </w:rPr>
              <w:t>计算机科学与技术</w:t>
            </w:r>
          </w:p>
        </w:tc>
      </w:tr>
      <w:tr w14:paraId="7151212B">
        <w:tblPrEx>
          <w:tblCellMar>
            <w:top w:w="0" w:type="dxa"/>
            <w:left w:w="57" w:type="dxa"/>
            <w:bottom w:w="0" w:type="dxa"/>
            <w:right w:w="57" w:type="dxa"/>
          </w:tblCellMar>
        </w:tblPrEx>
        <w:trPr>
          <w:trHeight w:val="737" w:hRule="exact"/>
        </w:trPr>
        <w:tc>
          <w:tcPr>
            <w:tcW w:w="1314" w:type="dxa"/>
            <w:vAlign w:val="bottom"/>
          </w:tcPr>
          <w:p w14:paraId="6925120B">
            <w:pPr>
              <w:pStyle w:val="21"/>
              <w:spacing w:line="240" w:lineRule="auto"/>
              <w:jc w:val="center"/>
              <w:rPr>
                <w:rFonts w:hint="eastAsia" w:ascii="方正粗黑宋简体" w:hAnsi="方正粗黑宋简体" w:eastAsia="方正粗黑宋简体"/>
                <w:spacing w:val="321"/>
                <w:kern w:val="0"/>
                <w:sz w:val="30"/>
                <w:szCs w:val="30"/>
              </w:rPr>
            </w:pPr>
            <w:r>
              <w:rPr>
                <w:rFonts w:hint="eastAsia" w:ascii="方正粗黑宋简体" w:hAnsi="方正粗黑宋简体" w:eastAsia="方正粗黑宋简体"/>
                <w:spacing w:val="300"/>
                <w:kern w:val="0"/>
                <w:sz w:val="30"/>
                <w:szCs w:val="30"/>
                <w:fitText w:val="1200" w:id="1779596681"/>
              </w:rPr>
              <w:t>班</w:t>
            </w:r>
            <w:r>
              <w:rPr>
                <w:rFonts w:hint="eastAsia" w:ascii="方正粗黑宋简体" w:hAnsi="方正粗黑宋简体" w:eastAsia="方正粗黑宋简体"/>
                <w:spacing w:val="0"/>
                <w:kern w:val="0"/>
                <w:sz w:val="30"/>
                <w:szCs w:val="30"/>
                <w:fitText w:val="1200" w:id="1779596681"/>
              </w:rPr>
              <w:t>级</w:t>
            </w:r>
          </w:p>
        </w:tc>
        <w:tc>
          <w:tcPr>
            <w:tcW w:w="6414" w:type="dxa"/>
            <w:tcBorders>
              <w:top w:val="single" w:color="auto" w:sz="4" w:space="0"/>
              <w:bottom w:val="single" w:color="auto" w:sz="4" w:space="0"/>
            </w:tcBorders>
            <w:vAlign w:val="bottom"/>
          </w:tcPr>
          <w:p w14:paraId="4E320E08">
            <w:pPr>
              <w:pStyle w:val="22"/>
              <w:rPr>
                <w:rFonts w:hint="eastAsia" w:ascii="华文楷体" w:hAnsi="华文楷体" w:eastAsia="华文楷体"/>
              </w:rPr>
            </w:pPr>
            <w:r>
              <w:rPr>
                <w:rFonts w:ascii="华文楷体" w:hAnsi="华文楷体" w:eastAsia="华文楷体"/>
              </w:rPr>
              <w:t>162</w:t>
            </w:r>
            <w:r>
              <w:rPr>
                <w:rFonts w:hint="eastAsia" w:ascii="华文楷体" w:hAnsi="华文楷体" w:eastAsia="华文楷体"/>
              </w:rPr>
              <w:t>3</w:t>
            </w:r>
            <w:r>
              <w:rPr>
                <w:rFonts w:ascii="华文楷体" w:hAnsi="华文楷体" w:eastAsia="华文楷体"/>
              </w:rPr>
              <w:t>10</w:t>
            </w:r>
            <w:r>
              <w:rPr>
                <w:rFonts w:hint="eastAsia" w:ascii="华文楷体" w:hAnsi="华文楷体" w:eastAsia="华文楷体"/>
              </w:rPr>
              <w:t>3</w:t>
            </w:r>
          </w:p>
        </w:tc>
      </w:tr>
    </w:tbl>
    <w:p w14:paraId="50726DC6">
      <w:pPr>
        <w:rPr>
          <w:rFonts w:ascii="华文新魏" w:hAnsi="Times New Roman" w:eastAsia="华文新魏" w:cs="Times New Roman"/>
          <w:sz w:val="52"/>
          <w:szCs w:val="52"/>
        </w:rPr>
      </w:pPr>
    </w:p>
    <w:p w14:paraId="50EA2835">
      <w:pPr>
        <w:pStyle w:val="21"/>
        <w:jc w:val="center"/>
        <w:rPr>
          <w:rFonts w:ascii="华文新魏" w:hAnsi="Times New Roman" w:eastAsia="华文新魏" w:cs="Times New Roman"/>
          <w:sz w:val="52"/>
          <w:szCs w:val="52"/>
        </w:rPr>
      </w:pPr>
    </w:p>
    <w:p w14:paraId="42156CF2">
      <w:pPr>
        <w:pStyle w:val="21"/>
        <w:jc w:val="center"/>
        <w:rPr>
          <w:rFonts w:ascii="华文新魏" w:hAnsi="Times New Roman" w:eastAsia="华文新魏" w:cs="Times New Roman"/>
          <w:sz w:val="52"/>
          <w:szCs w:val="52"/>
        </w:rPr>
      </w:pPr>
    </w:p>
    <w:p w14:paraId="4B0144C6">
      <w:pPr>
        <w:pStyle w:val="21"/>
        <w:jc w:val="center"/>
        <w:rPr>
          <w:sz w:val="30"/>
          <w:szCs w:val="30"/>
        </w:rPr>
      </w:pPr>
      <w:r>
        <w:rPr>
          <w:rFonts w:ascii="华文新魏" w:hAnsi="Times New Roman" w:eastAsia="华文新魏" w:cs="Times New Roman"/>
          <w:sz w:val="52"/>
          <w:szCs w:val="52"/>
        </w:rPr>
        <w:tab/>
      </w:r>
      <w:r>
        <w:rPr>
          <w:sz w:val="30"/>
          <w:szCs w:val="30"/>
        </w:rPr>
        <w:t>二〇二</w:t>
      </w:r>
      <w:r>
        <w:rPr>
          <w:rFonts w:hint="eastAsia"/>
          <w:sz w:val="30"/>
          <w:szCs w:val="30"/>
        </w:rPr>
        <w:t>五</w:t>
      </w:r>
      <w:r>
        <w:rPr>
          <w:sz w:val="30"/>
          <w:szCs w:val="30"/>
        </w:rPr>
        <w:t>年</w:t>
      </w:r>
      <w:r>
        <w:rPr>
          <w:rFonts w:hint="eastAsia"/>
          <w:sz w:val="30"/>
          <w:szCs w:val="30"/>
        </w:rPr>
        <w:t>十</w:t>
      </w:r>
      <w:r>
        <w:rPr>
          <w:sz w:val="30"/>
          <w:szCs w:val="30"/>
        </w:rPr>
        <w:t>月</w:t>
      </w:r>
    </w:p>
    <w:sdt>
      <w:sdtPr>
        <w:rPr>
          <w:rFonts w:asciiTheme="minorHAnsi" w:hAnsiTheme="minorHAnsi" w:eastAsiaTheme="minorEastAsia" w:cstheme="minorBidi"/>
          <w:color w:val="auto"/>
          <w:kern w:val="2"/>
          <w:sz w:val="21"/>
          <w:szCs w:val="22"/>
          <w:lang w:val="zh-CN"/>
        </w:rPr>
        <w:id w:val="691039714"/>
        <w:docPartObj>
          <w:docPartGallery w:val="Table of Contents"/>
          <w:docPartUnique/>
        </w:docPartObj>
      </w:sdtPr>
      <w:sdtEndPr>
        <w:rPr>
          <w:rFonts w:asciiTheme="minorHAnsi" w:hAnsiTheme="minorHAnsi" w:eastAsiaTheme="minorEastAsia" w:cstheme="minorBidi"/>
          <w:b/>
          <w:bCs/>
          <w:color w:val="auto"/>
          <w:kern w:val="2"/>
          <w:sz w:val="21"/>
          <w:szCs w:val="22"/>
          <w:lang w:val="zh-CN"/>
        </w:rPr>
      </w:sdtEndPr>
      <w:sdtContent>
        <w:p w14:paraId="0AB83700">
          <w:pPr>
            <w:pStyle w:val="28"/>
            <w:jc w:val="center"/>
            <w:rPr>
              <w:rFonts w:hint="eastAsia" w:ascii="华文楷体" w:hAnsi="华文楷体" w:eastAsia="华文楷体"/>
              <w:color w:val="auto"/>
            </w:rPr>
          </w:pPr>
          <w:r>
            <w:rPr>
              <w:rFonts w:ascii="华文楷体" w:hAnsi="华文楷体" w:eastAsia="华文楷体"/>
              <w:color w:val="auto"/>
              <w:lang w:val="zh-CN"/>
            </w:rPr>
            <w:t>目</w:t>
          </w:r>
          <w:r>
            <w:rPr>
              <w:rFonts w:hint="eastAsia" w:ascii="华文楷体" w:hAnsi="华文楷体" w:eastAsia="华文楷体"/>
              <w:color w:val="auto"/>
              <w:lang w:val="zh-CN"/>
            </w:rPr>
            <w:t xml:space="preserve"> </w:t>
          </w:r>
          <w:r>
            <w:rPr>
              <w:rFonts w:ascii="华文楷体" w:hAnsi="华文楷体" w:eastAsia="华文楷体"/>
              <w:color w:val="auto"/>
              <w:lang w:val="zh-CN"/>
            </w:rPr>
            <w:t>录</w:t>
          </w:r>
        </w:p>
        <w:p w14:paraId="5822B106">
          <w:pPr>
            <w:pStyle w:val="12"/>
            <w:tabs>
              <w:tab w:val="right" w:leader="dot" w:pos="8296"/>
            </w:tabs>
            <w:spacing w:line="360" w:lineRule="auto"/>
            <w:rPr>
              <w:rFonts w:hint="eastAsia" w:ascii="华文中宋" w:hAnsi="华文中宋" w:eastAsia="华文中宋"/>
              <w:sz w:val="22"/>
              <w:szCs w:val="24"/>
              <w14:ligatures w14:val="standardContextual"/>
            </w:rPr>
          </w:pPr>
          <w:r>
            <w:fldChar w:fldCharType="begin"/>
          </w:r>
          <w:r>
            <w:instrText xml:space="preserve"> TOC \o "1-3" \h \z \u </w:instrText>
          </w:r>
          <w:r>
            <w:fldChar w:fldCharType="separate"/>
          </w:r>
          <w:r>
            <w:fldChar w:fldCharType="begin"/>
          </w:r>
          <w:r>
            <w:instrText xml:space="preserve"> HYPERLINK \l "_Toc148635485" </w:instrText>
          </w:r>
          <w:r>
            <w:fldChar w:fldCharType="separate"/>
          </w:r>
          <w:r>
            <w:rPr>
              <w:rStyle w:val="17"/>
              <w:rFonts w:ascii="华文中宋" w:hAnsi="华文中宋" w:eastAsia="华文中宋"/>
              <w:sz w:val="22"/>
              <w:szCs w:val="24"/>
            </w:rPr>
            <w:t>一、引言</w:t>
          </w:r>
          <w:r>
            <w:rPr>
              <w:rFonts w:ascii="华文中宋" w:hAnsi="华文中宋" w:eastAsia="华文中宋"/>
              <w:sz w:val="22"/>
              <w:szCs w:val="24"/>
            </w:rPr>
            <w:tab/>
          </w:r>
          <w:r>
            <w:rPr>
              <w:rFonts w:ascii="华文中宋" w:hAnsi="华文中宋" w:eastAsia="华文中宋"/>
              <w:sz w:val="22"/>
              <w:szCs w:val="24"/>
            </w:rPr>
            <w:fldChar w:fldCharType="begin"/>
          </w:r>
          <w:r>
            <w:rPr>
              <w:rFonts w:ascii="华文中宋" w:hAnsi="华文中宋" w:eastAsia="华文中宋"/>
              <w:sz w:val="22"/>
              <w:szCs w:val="24"/>
            </w:rPr>
            <w:instrText xml:space="preserve"> PAGEREF _Toc148635485 \h </w:instrText>
          </w:r>
          <w:r>
            <w:rPr>
              <w:rFonts w:ascii="华文中宋" w:hAnsi="华文中宋" w:eastAsia="华文中宋"/>
              <w:sz w:val="22"/>
              <w:szCs w:val="24"/>
            </w:rPr>
            <w:fldChar w:fldCharType="separate"/>
          </w:r>
          <w:r>
            <w:rPr>
              <w:rFonts w:ascii="华文中宋" w:hAnsi="华文中宋" w:eastAsia="华文中宋"/>
              <w:sz w:val="22"/>
              <w:szCs w:val="24"/>
            </w:rPr>
            <w:t>3</w:t>
          </w:r>
          <w:r>
            <w:rPr>
              <w:rFonts w:ascii="华文中宋" w:hAnsi="华文中宋" w:eastAsia="华文中宋"/>
              <w:sz w:val="22"/>
              <w:szCs w:val="24"/>
            </w:rPr>
            <w:fldChar w:fldCharType="end"/>
          </w:r>
          <w:r>
            <w:rPr>
              <w:rFonts w:ascii="华文中宋" w:hAnsi="华文中宋" w:eastAsia="华文中宋"/>
              <w:sz w:val="22"/>
              <w:szCs w:val="24"/>
            </w:rPr>
            <w:fldChar w:fldCharType="end"/>
          </w:r>
        </w:p>
        <w:p w14:paraId="45EE0B98">
          <w:pPr>
            <w:pStyle w:val="13"/>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"_Toc148635486" </w:instrText>
          </w:r>
          <w:r>
            <w:fldChar w:fldCharType="separate"/>
          </w:r>
          <w:r>
            <w:rPr>
              <w:rStyle w:val="17"/>
              <w:rFonts w:ascii="华文中宋" w:hAnsi="华文中宋" w:eastAsia="华文中宋"/>
            </w:rPr>
            <w:t>1、编写目的</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_Toc148635486 \h </w:instrText>
          </w:r>
          <w:r>
            <w:rPr>
              <w:rFonts w:ascii="华文中宋" w:hAnsi="华文中宋" w:eastAsia="华文中宋"/>
            </w:rPr>
            <w:fldChar w:fldCharType="separate"/>
          </w:r>
          <w:r>
            <w:rPr>
              <w:rFonts w:ascii="华文中宋" w:hAnsi="华文中宋" w:eastAsia="华文中宋"/>
            </w:rPr>
            <w:t>3</w:t>
          </w:r>
          <w:r>
            <w:rPr>
              <w:rFonts w:ascii="华文中宋" w:hAnsi="华文中宋" w:eastAsia="华文中宋"/>
            </w:rPr>
            <w:fldChar w:fldCharType="end"/>
          </w:r>
          <w:r>
            <w:rPr>
              <w:rFonts w:ascii="华文中宋" w:hAnsi="华文中宋" w:eastAsia="华文中宋"/>
            </w:rPr>
            <w:fldChar w:fldCharType="end"/>
          </w:r>
        </w:p>
        <w:p w14:paraId="583FACF2">
          <w:pPr>
            <w:pStyle w:val="13"/>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"_Toc148635487" </w:instrText>
          </w:r>
          <w:r>
            <w:fldChar w:fldCharType="separate"/>
          </w:r>
          <w:r>
            <w:rPr>
              <w:rStyle w:val="17"/>
              <w:rFonts w:ascii="华文中宋" w:hAnsi="华文中宋" w:eastAsia="华文中宋"/>
            </w:rPr>
            <w:t>2、背景</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_Toc148635487 \h </w:instrText>
          </w:r>
          <w:r>
            <w:rPr>
              <w:rFonts w:ascii="华文中宋" w:hAnsi="华文中宋" w:eastAsia="华文中宋"/>
            </w:rPr>
            <w:fldChar w:fldCharType="separate"/>
          </w:r>
          <w:r>
            <w:rPr>
              <w:rFonts w:ascii="华文中宋" w:hAnsi="华文中宋" w:eastAsia="华文中宋"/>
            </w:rPr>
            <w:t>3</w:t>
          </w:r>
          <w:r>
            <w:rPr>
              <w:rFonts w:ascii="华文中宋" w:hAnsi="华文中宋" w:eastAsia="华文中宋"/>
            </w:rPr>
            <w:fldChar w:fldCharType="end"/>
          </w:r>
          <w:r>
            <w:rPr>
              <w:rFonts w:ascii="华文中宋" w:hAnsi="华文中宋" w:eastAsia="华文中宋"/>
            </w:rPr>
            <w:fldChar w:fldCharType="end"/>
          </w:r>
        </w:p>
        <w:p w14:paraId="1DDA9AE1">
          <w:pPr>
            <w:pStyle w:val="13"/>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"_Toc148635488" </w:instrText>
          </w:r>
          <w:r>
            <w:fldChar w:fldCharType="separate"/>
          </w:r>
          <w:r>
            <w:rPr>
              <w:rStyle w:val="17"/>
              <w:rFonts w:ascii="华文中宋" w:hAnsi="华文中宋" w:eastAsia="华文中宋"/>
            </w:rPr>
            <w:t>3、定义</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_Toc148635488 \h </w:instrText>
          </w:r>
          <w:r>
            <w:rPr>
              <w:rFonts w:ascii="华文中宋" w:hAnsi="华文中宋" w:eastAsia="华文中宋"/>
            </w:rPr>
            <w:fldChar w:fldCharType="separate"/>
          </w:r>
          <w:r>
            <w:rPr>
              <w:rFonts w:ascii="华文中宋" w:hAnsi="华文中宋" w:eastAsia="华文中宋"/>
            </w:rPr>
            <w:t>3</w:t>
          </w:r>
          <w:r>
            <w:rPr>
              <w:rFonts w:ascii="华文中宋" w:hAnsi="华文中宋" w:eastAsia="华文中宋"/>
            </w:rPr>
            <w:fldChar w:fldCharType="end"/>
          </w:r>
          <w:r>
            <w:rPr>
              <w:rFonts w:ascii="华文中宋" w:hAnsi="华文中宋" w:eastAsia="华文中宋"/>
            </w:rPr>
            <w:fldChar w:fldCharType="end"/>
          </w:r>
        </w:p>
        <w:p w14:paraId="667470D8">
          <w:pPr>
            <w:pStyle w:val="13"/>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"_Toc148635489" </w:instrText>
          </w:r>
          <w:r>
            <w:fldChar w:fldCharType="separate"/>
          </w:r>
          <w:r>
            <w:rPr>
              <w:rStyle w:val="17"/>
              <w:rFonts w:ascii="华文中宋" w:hAnsi="华文中宋" w:eastAsia="华文中宋"/>
            </w:rPr>
            <w:t>4、参考文献</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_Toc148635489 \h </w:instrText>
          </w:r>
          <w:r>
            <w:rPr>
              <w:rFonts w:ascii="华文中宋" w:hAnsi="华文中宋" w:eastAsia="华文中宋"/>
            </w:rPr>
            <w:fldChar w:fldCharType="separate"/>
          </w:r>
          <w:r>
            <w:rPr>
              <w:rFonts w:ascii="华文中宋" w:hAnsi="华文中宋" w:eastAsia="华文中宋"/>
            </w:rPr>
            <w:t>4</w:t>
          </w:r>
          <w:r>
            <w:rPr>
              <w:rFonts w:ascii="华文中宋" w:hAnsi="华文中宋" w:eastAsia="华文中宋"/>
            </w:rPr>
            <w:fldChar w:fldCharType="end"/>
          </w:r>
          <w:r>
            <w:rPr>
              <w:rFonts w:ascii="华文中宋" w:hAnsi="华文中宋" w:eastAsia="华文中宋"/>
            </w:rPr>
            <w:fldChar w:fldCharType="end"/>
          </w:r>
        </w:p>
        <w:p w14:paraId="1C19F6C5">
          <w:pPr>
            <w:pStyle w:val="12"/>
            <w:tabs>
              <w:tab w:val="right" w:leader="dot" w:pos="8296"/>
            </w:tabs>
            <w:spacing w:line="360" w:lineRule="auto"/>
            <w:rPr>
              <w:rFonts w:hint="eastAsia" w:ascii="华文中宋" w:hAnsi="华文中宋" w:eastAsia="华文中宋"/>
              <w:sz w:val="22"/>
              <w:szCs w:val="24"/>
              <w14:ligatures w14:val="standardContextual"/>
            </w:rPr>
          </w:pPr>
          <w:r>
            <w:fldChar w:fldCharType="begin"/>
          </w:r>
          <w:r>
            <w:instrText xml:space="preserve"> HYPERLINK \l "_Toc148635490" </w:instrText>
          </w:r>
          <w:r>
            <w:fldChar w:fldCharType="separate"/>
          </w:r>
          <w:r>
            <w:rPr>
              <w:rStyle w:val="17"/>
              <w:rFonts w:ascii="华文中宋" w:hAnsi="华文中宋" w:eastAsia="华文中宋"/>
              <w:sz w:val="22"/>
              <w:szCs w:val="24"/>
            </w:rPr>
            <w:t>二、任务概述</w:t>
          </w:r>
          <w:r>
            <w:rPr>
              <w:rFonts w:ascii="华文中宋" w:hAnsi="华文中宋" w:eastAsia="华文中宋"/>
              <w:sz w:val="22"/>
              <w:szCs w:val="24"/>
            </w:rPr>
            <w:tab/>
          </w:r>
          <w:r>
            <w:rPr>
              <w:rFonts w:ascii="华文中宋" w:hAnsi="华文中宋" w:eastAsia="华文中宋"/>
              <w:sz w:val="22"/>
              <w:szCs w:val="24"/>
            </w:rPr>
            <w:fldChar w:fldCharType="begin"/>
          </w:r>
          <w:r>
            <w:rPr>
              <w:rFonts w:ascii="华文中宋" w:hAnsi="华文中宋" w:eastAsia="华文中宋"/>
              <w:sz w:val="22"/>
              <w:szCs w:val="24"/>
            </w:rPr>
            <w:instrText xml:space="preserve"> PAGEREF _Toc148635490 \h </w:instrText>
          </w:r>
          <w:r>
            <w:rPr>
              <w:rFonts w:ascii="华文中宋" w:hAnsi="华文中宋" w:eastAsia="华文中宋"/>
              <w:sz w:val="22"/>
              <w:szCs w:val="24"/>
            </w:rPr>
            <w:fldChar w:fldCharType="separate"/>
          </w:r>
          <w:r>
            <w:rPr>
              <w:rFonts w:ascii="华文中宋" w:hAnsi="华文中宋" w:eastAsia="华文中宋"/>
              <w:sz w:val="22"/>
              <w:szCs w:val="24"/>
            </w:rPr>
            <w:t>5</w:t>
          </w:r>
          <w:r>
            <w:rPr>
              <w:rFonts w:ascii="华文中宋" w:hAnsi="华文中宋" w:eastAsia="华文中宋"/>
              <w:sz w:val="22"/>
              <w:szCs w:val="24"/>
            </w:rPr>
            <w:fldChar w:fldCharType="end"/>
          </w:r>
          <w:r>
            <w:rPr>
              <w:rFonts w:ascii="华文中宋" w:hAnsi="华文中宋" w:eastAsia="华文中宋"/>
              <w:sz w:val="22"/>
              <w:szCs w:val="24"/>
            </w:rPr>
            <w:fldChar w:fldCharType="end"/>
          </w:r>
        </w:p>
        <w:p w14:paraId="2B1CB76A">
          <w:pPr>
            <w:pStyle w:val="13"/>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"_Toc148635491" </w:instrText>
          </w:r>
          <w:r>
            <w:fldChar w:fldCharType="separate"/>
          </w:r>
          <w:r>
            <w:rPr>
              <w:rStyle w:val="17"/>
              <w:rFonts w:ascii="华文中宋" w:hAnsi="华文中宋" w:eastAsia="华文中宋"/>
            </w:rPr>
            <w:t>1、目标</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_Toc148635491 \h </w:instrText>
          </w:r>
          <w:r>
            <w:rPr>
              <w:rFonts w:ascii="华文中宋" w:hAnsi="华文中宋" w:eastAsia="华文中宋"/>
            </w:rPr>
            <w:fldChar w:fldCharType="separate"/>
          </w:r>
          <w:r>
            <w:rPr>
              <w:rFonts w:ascii="华文中宋" w:hAnsi="华文中宋" w:eastAsia="华文中宋"/>
            </w:rPr>
            <w:t>5</w:t>
          </w:r>
          <w:r>
            <w:rPr>
              <w:rFonts w:ascii="华文中宋" w:hAnsi="华文中宋" w:eastAsia="华文中宋"/>
            </w:rPr>
            <w:fldChar w:fldCharType="end"/>
          </w:r>
          <w:r>
            <w:rPr>
              <w:rFonts w:ascii="华文中宋" w:hAnsi="华文中宋" w:eastAsia="华文中宋"/>
            </w:rPr>
            <w:fldChar w:fldCharType="end"/>
          </w:r>
        </w:p>
        <w:p w14:paraId="07B51ACE">
          <w:pPr>
            <w:pStyle w:val="13"/>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"_Toc148635492" </w:instrText>
          </w:r>
          <w:r>
            <w:fldChar w:fldCharType="separate"/>
          </w:r>
          <w:r>
            <w:rPr>
              <w:rStyle w:val="17"/>
              <w:rFonts w:ascii="华文中宋" w:hAnsi="华文中宋" w:eastAsia="华文中宋"/>
            </w:rPr>
            <w:t>2、用户特点</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_Toc148635492 \h </w:instrText>
          </w:r>
          <w:r>
            <w:rPr>
              <w:rFonts w:ascii="华文中宋" w:hAnsi="华文中宋" w:eastAsia="华文中宋"/>
            </w:rPr>
            <w:fldChar w:fldCharType="separate"/>
          </w:r>
          <w:r>
            <w:rPr>
              <w:rFonts w:ascii="华文中宋" w:hAnsi="华文中宋" w:eastAsia="华文中宋"/>
            </w:rPr>
            <w:t>6</w:t>
          </w:r>
          <w:r>
            <w:rPr>
              <w:rFonts w:ascii="华文中宋" w:hAnsi="华文中宋" w:eastAsia="华文中宋"/>
            </w:rPr>
            <w:fldChar w:fldCharType="end"/>
          </w:r>
          <w:r>
            <w:rPr>
              <w:rFonts w:ascii="华文中宋" w:hAnsi="华文中宋" w:eastAsia="华文中宋"/>
            </w:rPr>
            <w:fldChar w:fldCharType="end"/>
          </w:r>
        </w:p>
        <w:p w14:paraId="49D1F447">
          <w:pPr>
            <w:pStyle w:val="13"/>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"_Toc148635493" </w:instrText>
          </w:r>
          <w:r>
            <w:fldChar w:fldCharType="separate"/>
          </w:r>
          <w:r>
            <w:rPr>
              <w:rStyle w:val="17"/>
              <w:rFonts w:ascii="华文中宋" w:hAnsi="华文中宋" w:eastAsia="华文中宋"/>
            </w:rPr>
            <w:t>3、假定约束</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_Toc148635493 \h </w:instrText>
          </w:r>
          <w:r>
            <w:rPr>
              <w:rFonts w:ascii="华文中宋" w:hAnsi="华文中宋" w:eastAsia="华文中宋"/>
            </w:rPr>
            <w:fldChar w:fldCharType="separate"/>
          </w:r>
          <w:r>
            <w:rPr>
              <w:rFonts w:ascii="华文中宋" w:hAnsi="华文中宋" w:eastAsia="华文中宋"/>
            </w:rPr>
            <w:t>6</w:t>
          </w:r>
          <w:r>
            <w:rPr>
              <w:rFonts w:ascii="华文中宋" w:hAnsi="华文中宋" w:eastAsia="华文中宋"/>
            </w:rPr>
            <w:fldChar w:fldCharType="end"/>
          </w:r>
          <w:r>
            <w:rPr>
              <w:rFonts w:ascii="华文中宋" w:hAnsi="华文中宋" w:eastAsia="华文中宋"/>
            </w:rPr>
            <w:fldChar w:fldCharType="end"/>
          </w:r>
        </w:p>
        <w:p w14:paraId="16951E6A">
          <w:pPr>
            <w:pStyle w:val="12"/>
            <w:tabs>
              <w:tab w:val="right" w:leader="dot" w:pos="8296"/>
            </w:tabs>
            <w:spacing w:line="360" w:lineRule="auto"/>
            <w:rPr>
              <w:rFonts w:hint="eastAsia" w:ascii="华文中宋" w:hAnsi="华文中宋" w:eastAsia="华文中宋"/>
              <w:sz w:val="22"/>
              <w:szCs w:val="24"/>
              <w:lang w:eastAsia="zh-CN"/>
              <w14:ligatures w14:val="standardContextual"/>
            </w:rPr>
          </w:pPr>
          <w:r>
            <w:fldChar w:fldCharType="begin"/>
          </w:r>
          <w:r>
            <w:instrText xml:space="preserve"> HYPERLINK \l "_Toc148635494" </w:instrText>
          </w:r>
          <w:r>
            <w:fldChar w:fldCharType="separate"/>
          </w:r>
          <w:r>
            <w:rPr>
              <w:rStyle w:val="17"/>
              <w:rFonts w:ascii="华文中宋" w:hAnsi="华文中宋" w:eastAsia="华文中宋"/>
              <w:sz w:val="22"/>
              <w:szCs w:val="24"/>
            </w:rPr>
            <w:t>三、需求规定</w:t>
          </w:r>
          <w:r>
            <w:rPr>
              <w:rFonts w:ascii="华文中宋" w:hAnsi="华文中宋" w:eastAsia="华文中宋"/>
              <w:sz w:val="22"/>
              <w:szCs w:val="24"/>
            </w:rPr>
            <w:tab/>
          </w:r>
          <w:del w:id="0" w:author="fish [2]" w:date="2025-10-28T17:02:18Z">
            <w:r>
              <w:rPr>
                <w:rFonts w:hint="default" w:ascii="华文中宋" w:hAnsi="华文中宋" w:eastAsia="华文中宋"/>
                <w:sz w:val="22"/>
                <w:szCs w:val="24"/>
                <w:lang w:val="en-US"/>
              </w:rPr>
              <w:fldChar w:fldCharType="begin"/>
            </w:r>
          </w:del>
          <w:del w:id="1" w:author="fish [2]" w:date="2025-10-28T17:02:18Z">
            <w:r>
              <w:rPr>
                <w:rFonts w:hint="default" w:ascii="华文中宋" w:hAnsi="华文中宋" w:eastAsia="华文中宋"/>
                <w:sz w:val="22"/>
                <w:szCs w:val="24"/>
                <w:lang w:val="en-US"/>
              </w:rPr>
              <w:delInstrText xml:space="preserve"> PAGEREF _Toc148635494 \h </w:delInstrText>
            </w:r>
          </w:del>
          <w:del w:id="2" w:author="fish [2]" w:date="2025-10-28T17:02:18Z">
            <w:r>
              <w:rPr>
                <w:rFonts w:hint="default" w:ascii="华文中宋" w:hAnsi="华文中宋" w:eastAsia="华文中宋"/>
                <w:sz w:val="22"/>
                <w:szCs w:val="24"/>
                <w:lang w:val="en-US"/>
              </w:rPr>
              <w:fldChar w:fldCharType="separate"/>
            </w:r>
          </w:del>
          <w:del w:id="3" w:author="fish [2]" w:date="2025-10-28T17:02:18Z">
            <w:r>
              <w:rPr>
                <w:rFonts w:hint="default" w:ascii="华文中宋" w:hAnsi="华文中宋" w:eastAsia="华文中宋"/>
                <w:sz w:val="22"/>
                <w:szCs w:val="24"/>
                <w:lang w:val="en-US"/>
              </w:rPr>
              <w:delText>7</w:delText>
            </w:r>
          </w:del>
          <w:del w:id="4" w:author="fish [2]" w:date="2025-10-28T17:02:18Z">
            <w:r>
              <w:rPr>
                <w:rFonts w:hint="default" w:ascii="华文中宋" w:hAnsi="华文中宋" w:eastAsia="华文中宋"/>
                <w:sz w:val="22"/>
                <w:szCs w:val="24"/>
                <w:lang w:val="en-US"/>
              </w:rPr>
              <w:fldChar w:fldCharType="end"/>
            </w:r>
          </w:del>
          <w:r>
            <w:rPr>
              <w:rFonts w:ascii="华文中宋" w:hAnsi="华文中宋" w:eastAsia="华文中宋"/>
              <w:sz w:val="22"/>
              <w:szCs w:val="24"/>
            </w:rPr>
            <w:fldChar w:fldCharType="end"/>
          </w:r>
          <w:ins w:id="5" w:author="fish [2]" w:date="2025-10-28T17:02:18Z">
            <w:r>
              <w:rPr>
                <w:rFonts w:hint="eastAsia" w:ascii="华文中宋" w:hAnsi="华文中宋" w:eastAsia="华文中宋"/>
                <w:sz w:val="22"/>
                <w:szCs w:val="24"/>
                <w:lang w:val="en-US" w:eastAsia="zh-CN"/>
              </w:rPr>
              <w:t>6</w:t>
            </w:r>
          </w:ins>
        </w:p>
        <w:p w14:paraId="71BC7B15">
          <w:pPr>
            <w:pStyle w:val="13"/>
            <w:tabs>
              <w:tab w:val="right" w:leader="dot" w:pos="8296"/>
            </w:tabs>
            <w:spacing w:line="360" w:lineRule="auto"/>
            <w:rPr>
              <w:rFonts w:hint="eastAsia" w:ascii="华文中宋" w:hAnsi="华文中宋" w:eastAsia="华文中宋"/>
              <w:lang w:eastAsia="zh-CN"/>
              <w14:ligatures w14:val="standardContextual"/>
            </w:rPr>
          </w:pPr>
          <w:r>
            <w:fldChar w:fldCharType="begin"/>
          </w:r>
          <w:r>
            <w:instrText xml:space="preserve"> HYPERLINK \l "_Toc148635495" </w:instrText>
          </w:r>
          <w:r>
            <w:fldChar w:fldCharType="separate"/>
          </w:r>
          <w:r>
            <w:rPr>
              <w:rStyle w:val="17"/>
              <w:rFonts w:ascii="华文中宋" w:hAnsi="华文中宋" w:eastAsia="华文中宋"/>
            </w:rPr>
            <w:t>1、功能规定</w:t>
          </w:r>
          <w:r>
            <w:rPr>
              <w:rFonts w:ascii="华文中宋" w:hAnsi="华文中宋" w:eastAsia="华文中宋"/>
            </w:rPr>
            <w:tab/>
          </w:r>
          <w:del w:id="6" w:author="fish [2]" w:date="2025-10-28T17:02:20Z">
            <w:r>
              <w:rPr>
                <w:rFonts w:hint="default" w:ascii="华文中宋" w:hAnsi="华文中宋" w:eastAsia="华文中宋"/>
                <w:lang w:val="en-US"/>
              </w:rPr>
              <w:fldChar w:fldCharType="begin"/>
            </w:r>
          </w:del>
          <w:del w:id="7" w:author="fish [2]" w:date="2025-10-28T17:02:20Z">
            <w:r>
              <w:rPr>
                <w:rFonts w:hint="default" w:ascii="华文中宋" w:hAnsi="华文中宋" w:eastAsia="华文中宋"/>
                <w:lang w:val="en-US"/>
              </w:rPr>
              <w:delInstrText xml:space="preserve"> PAGEREF _Toc148635495 \h </w:delInstrText>
            </w:r>
          </w:del>
          <w:del w:id="8" w:author="fish [2]" w:date="2025-10-28T17:02:20Z">
            <w:r>
              <w:rPr>
                <w:rFonts w:hint="default" w:ascii="华文中宋" w:hAnsi="华文中宋" w:eastAsia="华文中宋"/>
                <w:lang w:val="en-US"/>
              </w:rPr>
              <w:fldChar w:fldCharType="separate"/>
            </w:r>
          </w:del>
          <w:del w:id="9" w:author="fish [2]" w:date="2025-10-28T17:02:20Z">
            <w:r>
              <w:rPr>
                <w:rFonts w:hint="default" w:ascii="华文中宋" w:hAnsi="华文中宋" w:eastAsia="华文中宋"/>
                <w:lang w:val="en-US"/>
              </w:rPr>
              <w:delText>7</w:delText>
            </w:r>
          </w:del>
          <w:del w:id="10" w:author="fish [2]" w:date="2025-10-28T17:02:20Z">
            <w:r>
              <w:rPr>
                <w:rFonts w:hint="default" w:ascii="华文中宋" w:hAnsi="华文中宋" w:eastAsia="华文中宋"/>
                <w:lang w:val="en-US"/>
              </w:rPr>
              <w:fldChar w:fldCharType="end"/>
            </w:r>
          </w:del>
          <w:r>
            <w:rPr>
              <w:rFonts w:ascii="华文中宋" w:hAnsi="华文中宋" w:eastAsia="华文中宋"/>
            </w:rPr>
            <w:fldChar w:fldCharType="end"/>
          </w:r>
          <w:ins w:id="11" w:author="fish [2]" w:date="2025-10-28T17:02:20Z">
            <w:r>
              <w:rPr>
                <w:rFonts w:hint="eastAsia" w:ascii="华文中宋" w:hAnsi="华文中宋" w:eastAsia="华文中宋"/>
                <w:lang w:val="en-US" w:eastAsia="zh-CN"/>
              </w:rPr>
              <w:t>6</w:t>
            </w:r>
          </w:ins>
        </w:p>
        <w:p w14:paraId="66CAC5C5">
          <w:pPr>
            <w:pStyle w:val="8"/>
            <w:tabs>
              <w:tab w:val="right" w:leader="dot" w:pos="8296"/>
            </w:tabs>
            <w:spacing w:line="360" w:lineRule="auto"/>
            <w:rPr>
              <w:rFonts w:hint="eastAsia" w:ascii="华文中宋" w:hAnsi="华文中宋" w:eastAsia="华文中宋"/>
              <w:lang w:eastAsia="zh-CN"/>
              <w14:ligatures w14:val="standardContextual"/>
            </w:rPr>
          </w:pPr>
          <w:r>
            <w:fldChar w:fldCharType="begin"/>
          </w:r>
          <w:r>
            <w:instrText xml:space="preserve"> HYPERLINK \l "_Toc148635496" </w:instrText>
          </w:r>
          <w:r>
            <w:fldChar w:fldCharType="separate"/>
          </w:r>
          <w:r>
            <w:rPr>
              <w:rStyle w:val="17"/>
              <w:rFonts w:ascii="华文中宋" w:hAnsi="华文中宋" w:eastAsia="华文中宋"/>
            </w:rPr>
            <w:t>1.1模块</w:t>
          </w:r>
          <w:r>
            <w:rPr>
              <w:rFonts w:ascii="华文中宋" w:hAnsi="华文中宋" w:eastAsia="华文中宋"/>
            </w:rPr>
            <w:tab/>
          </w:r>
          <w:del w:id="12" w:author="fish [2]" w:date="2025-10-28T17:02:25Z">
            <w:r>
              <w:rPr>
                <w:rFonts w:hint="default" w:ascii="华文中宋" w:hAnsi="华文中宋" w:eastAsia="华文中宋"/>
                <w:lang w:val="en-US"/>
              </w:rPr>
              <w:fldChar w:fldCharType="begin"/>
            </w:r>
          </w:del>
          <w:del w:id="13" w:author="fish [2]" w:date="2025-10-28T17:02:25Z">
            <w:r>
              <w:rPr>
                <w:rFonts w:hint="default" w:ascii="华文中宋" w:hAnsi="华文中宋" w:eastAsia="华文中宋"/>
                <w:lang w:val="en-US"/>
              </w:rPr>
              <w:delInstrText xml:space="preserve"> PAGEREF _Toc148635496 \h </w:delInstrText>
            </w:r>
          </w:del>
          <w:del w:id="14" w:author="fish [2]" w:date="2025-10-28T17:02:25Z">
            <w:r>
              <w:rPr>
                <w:rFonts w:hint="default" w:ascii="华文中宋" w:hAnsi="华文中宋" w:eastAsia="华文中宋"/>
                <w:lang w:val="en-US"/>
              </w:rPr>
              <w:fldChar w:fldCharType="separate"/>
            </w:r>
          </w:del>
          <w:del w:id="15" w:author="fish [2]" w:date="2025-10-28T17:02:25Z">
            <w:r>
              <w:rPr>
                <w:rFonts w:hint="default" w:ascii="华文中宋" w:hAnsi="华文中宋" w:eastAsia="华文中宋"/>
                <w:lang w:val="en-US"/>
              </w:rPr>
              <w:delText>7</w:delText>
            </w:r>
          </w:del>
          <w:del w:id="16" w:author="fish [2]" w:date="2025-10-28T17:02:25Z">
            <w:r>
              <w:rPr>
                <w:rFonts w:hint="default" w:ascii="华文中宋" w:hAnsi="华文中宋" w:eastAsia="华文中宋"/>
                <w:lang w:val="en-US"/>
              </w:rPr>
              <w:fldChar w:fldCharType="end"/>
            </w:r>
          </w:del>
          <w:r>
            <w:rPr>
              <w:rFonts w:ascii="华文中宋" w:hAnsi="华文中宋" w:eastAsia="华文中宋"/>
            </w:rPr>
            <w:fldChar w:fldCharType="end"/>
          </w:r>
          <w:ins w:id="17" w:author="fish [2]" w:date="2025-10-28T17:02:25Z">
            <w:r>
              <w:rPr>
                <w:rFonts w:hint="eastAsia" w:ascii="华文中宋" w:hAnsi="华文中宋" w:eastAsia="华文中宋"/>
                <w:lang w:val="en-US" w:eastAsia="zh-CN"/>
              </w:rPr>
              <w:t>6</w:t>
            </w:r>
          </w:ins>
        </w:p>
        <w:p w14:paraId="0C11FB33">
          <w:pPr>
            <w:pStyle w:val="8"/>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"_Toc148635497" </w:instrText>
          </w:r>
          <w:r>
            <w:fldChar w:fldCharType="separate"/>
          </w:r>
          <w:r>
            <w:rPr>
              <w:rStyle w:val="17"/>
              <w:rFonts w:ascii="华文中宋" w:hAnsi="华文中宋" w:eastAsia="华文中宋"/>
            </w:rPr>
            <w:t>1.2确定参与者</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_Toc148635497 \h </w:instrText>
          </w:r>
          <w:r>
            <w:rPr>
              <w:rFonts w:ascii="华文中宋" w:hAnsi="华文中宋" w:eastAsia="华文中宋"/>
            </w:rPr>
            <w:fldChar w:fldCharType="separate"/>
          </w:r>
          <w:r>
            <w:rPr>
              <w:rFonts w:ascii="华文中宋" w:hAnsi="华文中宋" w:eastAsia="华文中宋"/>
            </w:rPr>
            <w:t>9</w:t>
          </w:r>
          <w:r>
            <w:rPr>
              <w:rFonts w:ascii="华文中宋" w:hAnsi="华文中宋" w:eastAsia="华文中宋"/>
            </w:rPr>
            <w:fldChar w:fldCharType="end"/>
          </w:r>
          <w:r>
            <w:rPr>
              <w:rFonts w:ascii="华文中宋" w:hAnsi="华文中宋" w:eastAsia="华文中宋"/>
            </w:rPr>
            <w:fldChar w:fldCharType="end"/>
          </w:r>
        </w:p>
        <w:p w14:paraId="28DE84D5">
          <w:pPr>
            <w:pStyle w:val="8"/>
            <w:tabs>
              <w:tab w:val="right" w:leader="dot" w:pos="8296"/>
            </w:tabs>
            <w:spacing w:line="360" w:lineRule="auto"/>
            <w:rPr>
              <w:rFonts w:hint="eastAsia" w:ascii="华文中宋" w:hAnsi="华文中宋" w:eastAsia="华文中宋"/>
              <w:lang w:eastAsia="zh-CN"/>
              <w14:ligatures w14:val="standardContextual"/>
            </w:rPr>
          </w:pPr>
          <w:r>
            <w:fldChar w:fldCharType="begin"/>
          </w:r>
          <w:r>
            <w:instrText xml:space="preserve"> HYPERLINK \l "_Toc148635498" </w:instrText>
          </w:r>
          <w:r>
            <w:fldChar w:fldCharType="separate"/>
          </w:r>
          <w:r>
            <w:rPr>
              <w:rStyle w:val="17"/>
              <w:rFonts w:ascii="华文中宋" w:hAnsi="华文中宋" w:eastAsia="华文中宋"/>
            </w:rPr>
            <w:t>1.3确定用例（总用例图）</w:t>
          </w:r>
          <w:r>
            <w:rPr>
              <w:rFonts w:ascii="华文中宋" w:hAnsi="华文中宋" w:eastAsia="华文中宋"/>
            </w:rPr>
            <w:tab/>
          </w:r>
          <w:del w:id="18" w:author="fish [2]" w:date="2025-10-28T17:02:37Z">
            <w:r>
              <w:rPr>
                <w:rFonts w:hint="default" w:ascii="华文中宋" w:hAnsi="华文中宋" w:eastAsia="华文中宋"/>
                <w:lang w:val="en-US"/>
              </w:rPr>
              <w:fldChar w:fldCharType="begin"/>
            </w:r>
          </w:del>
          <w:del w:id="19" w:author="fish [2]" w:date="2025-10-28T17:02:37Z">
            <w:r>
              <w:rPr>
                <w:rFonts w:hint="default" w:ascii="华文中宋" w:hAnsi="华文中宋" w:eastAsia="华文中宋"/>
                <w:lang w:val="en-US"/>
              </w:rPr>
              <w:delInstrText xml:space="preserve"> PAGEREF _Toc148635498 \h </w:delInstrText>
            </w:r>
          </w:del>
          <w:del w:id="20" w:author="fish [2]" w:date="2025-10-28T17:02:37Z">
            <w:r>
              <w:rPr>
                <w:rFonts w:hint="default" w:ascii="华文中宋" w:hAnsi="华文中宋" w:eastAsia="华文中宋"/>
                <w:lang w:val="en-US"/>
              </w:rPr>
              <w:fldChar w:fldCharType="separate"/>
            </w:r>
          </w:del>
          <w:del w:id="21" w:author="fish [2]" w:date="2025-10-28T17:02:37Z">
            <w:r>
              <w:rPr>
                <w:rFonts w:hint="default" w:ascii="华文中宋" w:hAnsi="华文中宋" w:eastAsia="华文中宋"/>
                <w:lang w:val="en-US"/>
              </w:rPr>
              <w:delText>10</w:delText>
            </w:r>
          </w:del>
          <w:del w:id="22" w:author="fish [2]" w:date="2025-10-28T17:02:37Z">
            <w:r>
              <w:rPr>
                <w:rFonts w:hint="default" w:ascii="华文中宋" w:hAnsi="华文中宋" w:eastAsia="华文中宋"/>
                <w:lang w:val="en-US"/>
              </w:rPr>
              <w:fldChar w:fldCharType="end"/>
            </w:r>
          </w:del>
          <w:r>
            <w:rPr>
              <w:rFonts w:ascii="华文中宋" w:hAnsi="华文中宋" w:eastAsia="华文中宋"/>
            </w:rPr>
            <w:fldChar w:fldCharType="end"/>
          </w:r>
          <w:ins w:id="23" w:author="fish [2]" w:date="2025-10-28T17:02:37Z">
            <w:r>
              <w:rPr>
                <w:rFonts w:hint="eastAsia" w:ascii="华文中宋" w:hAnsi="华文中宋" w:eastAsia="华文中宋"/>
                <w:lang w:val="en-US" w:eastAsia="zh-CN"/>
              </w:rPr>
              <w:t>9</w:t>
            </w:r>
          </w:ins>
        </w:p>
        <w:p w14:paraId="7B9AA6C8">
          <w:pPr>
            <w:pStyle w:val="8"/>
            <w:tabs>
              <w:tab w:val="right" w:leader="dot" w:pos="8296"/>
            </w:tabs>
            <w:spacing w:line="360" w:lineRule="auto"/>
            <w:rPr>
              <w:rFonts w:hint="eastAsia" w:ascii="华文中宋" w:hAnsi="华文中宋" w:eastAsia="华文中宋"/>
              <w:lang w:eastAsia="zh-CN"/>
              <w14:ligatures w14:val="standardContextual"/>
            </w:rPr>
          </w:pPr>
          <w:r>
            <w:fldChar w:fldCharType="begin"/>
          </w:r>
          <w:r>
            <w:instrText xml:space="preserve"> HYPERLINK \l "_Toc148635499" </w:instrText>
          </w:r>
          <w:r>
            <w:fldChar w:fldCharType="separate"/>
          </w:r>
          <w:r>
            <w:rPr>
              <w:rStyle w:val="17"/>
              <w:rFonts w:ascii="华文中宋" w:hAnsi="华文中宋" w:eastAsia="华文中宋"/>
            </w:rPr>
            <w:t>1.4用例说明</w:t>
          </w:r>
          <w:r>
            <w:rPr>
              <w:rFonts w:ascii="华文中宋" w:hAnsi="华文中宋" w:eastAsia="华文中宋"/>
            </w:rPr>
            <w:tab/>
          </w:r>
          <w:del w:id="24" w:author="fish [2]" w:date="2025-10-28T17:02:47Z">
            <w:r>
              <w:rPr>
                <w:rFonts w:hint="default" w:ascii="华文中宋" w:hAnsi="华文中宋" w:eastAsia="华文中宋"/>
                <w:lang w:val="en-US"/>
              </w:rPr>
              <w:fldChar w:fldCharType="begin"/>
            </w:r>
          </w:del>
          <w:del w:id="25" w:author="fish [2]" w:date="2025-10-28T17:02:47Z">
            <w:r>
              <w:rPr>
                <w:rFonts w:hint="default" w:ascii="华文中宋" w:hAnsi="华文中宋" w:eastAsia="华文中宋"/>
                <w:lang w:val="en-US"/>
              </w:rPr>
              <w:delInstrText xml:space="preserve"> PAGEREF _Toc148635499 \h </w:delInstrText>
            </w:r>
          </w:del>
          <w:del w:id="26" w:author="fish [2]" w:date="2025-10-28T17:02:47Z">
            <w:r>
              <w:rPr>
                <w:rFonts w:hint="default" w:ascii="华文中宋" w:hAnsi="华文中宋" w:eastAsia="华文中宋"/>
                <w:lang w:val="en-US"/>
              </w:rPr>
              <w:fldChar w:fldCharType="separate"/>
            </w:r>
          </w:del>
          <w:del w:id="27" w:author="fish [2]" w:date="2025-10-28T17:02:47Z">
            <w:r>
              <w:rPr>
                <w:rFonts w:hint="default" w:ascii="华文中宋" w:hAnsi="华文中宋" w:eastAsia="华文中宋"/>
                <w:lang w:val="en-US"/>
              </w:rPr>
              <w:delText>10</w:delText>
            </w:r>
          </w:del>
          <w:del w:id="28" w:author="fish [2]" w:date="2025-10-28T17:02:47Z">
            <w:r>
              <w:rPr>
                <w:rFonts w:hint="default" w:ascii="华文中宋" w:hAnsi="华文中宋" w:eastAsia="华文中宋"/>
                <w:lang w:val="en-US"/>
              </w:rPr>
              <w:fldChar w:fldCharType="end"/>
            </w:r>
          </w:del>
          <w:r>
            <w:rPr>
              <w:rFonts w:ascii="华文中宋" w:hAnsi="华文中宋" w:eastAsia="华文中宋"/>
            </w:rPr>
            <w:fldChar w:fldCharType="end"/>
          </w:r>
          <w:ins w:id="29" w:author="fish [2]" w:date="2025-10-28T17:02:47Z">
            <w:r>
              <w:rPr>
                <w:rFonts w:hint="eastAsia" w:ascii="华文中宋" w:hAnsi="华文中宋" w:eastAsia="华文中宋"/>
                <w:lang w:val="en-US" w:eastAsia="zh-CN"/>
              </w:rPr>
              <w:t>9</w:t>
            </w:r>
          </w:ins>
        </w:p>
        <w:p w14:paraId="76FD4AD4">
          <w:pPr>
            <w:pStyle w:val="13"/>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"_Toc148635500" </w:instrText>
          </w:r>
          <w:r>
            <w:fldChar w:fldCharType="separate"/>
          </w:r>
          <w:r>
            <w:rPr>
              <w:rStyle w:val="17"/>
              <w:rFonts w:ascii="华文中宋" w:hAnsi="华文中宋" w:eastAsia="华文中宋"/>
            </w:rPr>
            <w:t>2、性能规定</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_Toc148635500 \h </w:instrText>
          </w:r>
          <w:r>
            <w:rPr>
              <w:rFonts w:ascii="华文中宋" w:hAnsi="华文中宋" w:eastAsia="华文中宋"/>
            </w:rPr>
            <w:fldChar w:fldCharType="separate"/>
          </w:r>
          <w:r>
            <w:rPr>
              <w:rFonts w:ascii="华文中宋" w:hAnsi="华文中宋" w:eastAsia="华文中宋"/>
            </w:rPr>
            <w:t>31</w:t>
          </w:r>
          <w:r>
            <w:rPr>
              <w:rFonts w:ascii="华文中宋" w:hAnsi="华文中宋" w:eastAsia="华文中宋"/>
            </w:rPr>
            <w:fldChar w:fldCharType="end"/>
          </w:r>
          <w:r>
            <w:rPr>
              <w:rFonts w:ascii="华文中宋" w:hAnsi="华文中宋" w:eastAsia="华文中宋"/>
            </w:rPr>
            <w:fldChar w:fldCharType="end"/>
          </w:r>
        </w:p>
        <w:p w14:paraId="6E2C90BD">
          <w:pPr>
            <w:pStyle w:val="8"/>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"_Toc148635501" </w:instrText>
          </w:r>
          <w:r>
            <w:fldChar w:fldCharType="separate"/>
          </w:r>
          <w:r>
            <w:rPr>
              <w:rStyle w:val="17"/>
              <w:rFonts w:ascii="华文中宋" w:hAnsi="华文中宋" w:eastAsia="华文中宋"/>
            </w:rPr>
            <w:t>2.1精度</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_Toc148635501 \h </w:instrText>
          </w:r>
          <w:r>
            <w:rPr>
              <w:rFonts w:ascii="华文中宋" w:hAnsi="华文中宋" w:eastAsia="华文中宋"/>
            </w:rPr>
            <w:fldChar w:fldCharType="separate"/>
          </w:r>
          <w:r>
            <w:rPr>
              <w:rFonts w:ascii="华文中宋" w:hAnsi="华文中宋" w:eastAsia="华文中宋"/>
            </w:rPr>
            <w:t>31</w:t>
          </w:r>
          <w:r>
            <w:rPr>
              <w:rFonts w:ascii="华文中宋" w:hAnsi="华文中宋" w:eastAsia="华文中宋"/>
            </w:rPr>
            <w:fldChar w:fldCharType="end"/>
          </w:r>
          <w:r>
            <w:rPr>
              <w:rFonts w:ascii="华文中宋" w:hAnsi="华文中宋" w:eastAsia="华文中宋"/>
            </w:rPr>
            <w:fldChar w:fldCharType="end"/>
          </w:r>
        </w:p>
        <w:p w14:paraId="3EB987E4">
          <w:pPr>
            <w:pStyle w:val="8"/>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"_Toc148635502" </w:instrText>
          </w:r>
          <w:r>
            <w:fldChar w:fldCharType="separate"/>
          </w:r>
          <w:r>
            <w:rPr>
              <w:rStyle w:val="17"/>
              <w:rFonts w:ascii="华文中宋" w:hAnsi="华文中宋" w:eastAsia="华文中宋"/>
            </w:rPr>
            <w:t>2.2时间特性要求</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_Toc148635502 \h </w:instrText>
          </w:r>
          <w:r>
            <w:rPr>
              <w:rFonts w:ascii="华文中宋" w:hAnsi="华文中宋" w:eastAsia="华文中宋"/>
            </w:rPr>
            <w:fldChar w:fldCharType="separate"/>
          </w:r>
          <w:r>
            <w:rPr>
              <w:rFonts w:ascii="华文中宋" w:hAnsi="华文中宋" w:eastAsia="华文中宋"/>
            </w:rPr>
            <w:t>31</w:t>
          </w:r>
          <w:r>
            <w:rPr>
              <w:rFonts w:ascii="华文中宋" w:hAnsi="华文中宋" w:eastAsia="华文中宋"/>
            </w:rPr>
            <w:fldChar w:fldCharType="end"/>
          </w:r>
          <w:r>
            <w:rPr>
              <w:rFonts w:ascii="华文中宋" w:hAnsi="华文中宋" w:eastAsia="华文中宋"/>
            </w:rPr>
            <w:fldChar w:fldCharType="end"/>
          </w:r>
        </w:p>
        <w:p w14:paraId="6E9EF896">
          <w:pPr>
            <w:pStyle w:val="8"/>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"_Toc148635503" </w:instrText>
          </w:r>
          <w:r>
            <w:fldChar w:fldCharType="separate"/>
          </w:r>
          <w:r>
            <w:rPr>
              <w:rStyle w:val="17"/>
              <w:rFonts w:ascii="华文中宋" w:hAnsi="华文中宋" w:eastAsia="华文中宋"/>
            </w:rPr>
            <w:t>2.3灵活性</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_Toc148635503 \h </w:instrText>
          </w:r>
          <w:r>
            <w:rPr>
              <w:rFonts w:ascii="华文中宋" w:hAnsi="华文中宋" w:eastAsia="华文中宋"/>
            </w:rPr>
            <w:fldChar w:fldCharType="separate"/>
          </w:r>
          <w:r>
            <w:rPr>
              <w:rFonts w:ascii="华文中宋" w:hAnsi="华文中宋" w:eastAsia="华文中宋"/>
            </w:rPr>
            <w:t>32</w:t>
          </w:r>
          <w:r>
            <w:rPr>
              <w:rFonts w:ascii="华文中宋" w:hAnsi="华文中宋" w:eastAsia="华文中宋"/>
            </w:rPr>
            <w:fldChar w:fldCharType="end"/>
          </w:r>
          <w:r>
            <w:rPr>
              <w:rFonts w:ascii="华文中宋" w:hAnsi="华文中宋" w:eastAsia="华文中宋"/>
            </w:rPr>
            <w:fldChar w:fldCharType="end"/>
          </w:r>
        </w:p>
        <w:p w14:paraId="63B38CA0">
          <w:pPr>
            <w:pStyle w:val="13"/>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"_Toc148635504" </w:instrText>
          </w:r>
          <w:r>
            <w:fldChar w:fldCharType="separate"/>
          </w:r>
          <w:r>
            <w:rPr>
              <w:rStyle w:val="17"/>
              <w:rFonts w:ascii="华文中宋" w:hAnsi="华文中宋" w:eastAsia="华文中宋"/>
            </w:rPr>
            <w:t>3、输入输出要求</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_Toc148635504 \h </w:instrText>
          </w:r>
          <w:r>
            <w:rPr>
              <w:rFonts w:ascii="华文中宋" w:hAnsi="华文中宋" w:eastAsia="华文中宋"/>
            </w:rPr>
            <w:fldChar w:fldCharType="separate"/>
          </w:r>
          <w:r>
            <w:rPr>
              <w:rFonts w:ascii="华文中宋" w:hAnsi="华文中宋" w:eastAsia="华文中宋"/>
            </w:rPr>
            <w:t>32</w:t>
          </w:r>
          <w:r>
            <w:rPr>
              <w:rFonts w:ascii="华文中宋" w:hAnsi="华文中宋" w:eastAsia="华文中宋"/>
            </w:rPr>
            <w:fldChar w:fldCharType="end"/>
          </w:r>
          <w:r>
            <w:rPr>
              <w:rFonts w:ascii="华文中宋" w:hAnsi="华文中宋" w:eastAsia="华文中宋"/>
            </w:rPr>
            <w:fldChar w:fldCharType="end"/>
          </w:r>
        </w:p>
        <w:p w14:paraId="7A26B2F5">
          <w:pPr>
            <w:pStyle w:val="13"/>
            <w:tabs>
              <w:tab w:val="right" w:leader="dot" w:pos="8296"/>
            </w:tabs>
            <w:spacing w:line="360" w:lineRule="auto"/>
            <w:rPr>
              <w:rFonts w:hint="eastAsia" w:ascii="华文中宋" w:hAnsi="华文中宋" w:eastAsia="华文中宋"/>
              <w14:ligatures w14:val="standardContextual"/>
            </w:rPr>
          </w:pPr>
          <w:r>
            <w:fldChar w:fldCharType="begin"/>
          </w:r>
          <w:r>
            <w:instrText xml:space="preserve"> HYPERLINK \l "_Toc148635505" </w:instrText>
          </w:r>
          <w:r>
            <w:fldChar w:fldCharType="separate"/>
          </w:r>
          <w:r>
            <w:rPr>
              <w:rStyle w:val="17"/>
              <w:rFonts w:ascii="华文中宋" w:hAnsi="华文中宋" w:eastAsia="华文中宋"/>
            </w:rPr>
            <w:t>4、数据管理能力要求</w:t>
          </w:r>
          <w:r>
            <w:rPr>
              <w:rFonts w:ascii="华文中宋" w:hAnsi="华文中宋" w:eastAsia="华文中宋"/>
            </w:rPr>
            <w:tab/>
          </w:r>
          <w:r>
            <w:rPr>
              <w:rFonts w:ascii="华文中宋" w:hAnsi="华文中宋" w:eastAsia="华文中宋"/>
            </w:rPr>
            <w:fldChar w:fldCharType="begin"/>
          </w:r>
          <w:r>
            <w:rPr>
              <w:rFonts w:ascii="华文中宋" w:hAnsi="华文中宋" w:eastAsia="华文中宋"/>
            </w:rPr>
            <w:instrText xml:space="preserve"> PAGEREF _Toc148635505 \h </w:instrText>
          </w:r>
          <w:r>
            <w:rPr>
              <w:rFonts w:ascii="华文中宋" w:hAnsi="华文中宋" w:eastAsia="华文中宋"/>
            </w:rPr>
            <w:fldChar w:fldCharType="separate"/>
          </w:r>
          <w:r>
            <w:rPr>
              <w:rFonts w:ascii="华文中宋" w:hAnsi="华文中宋" w:eastAsia="华文中宋"/>
            </w:rPr>
            <w:t>32</w:t>
          </w:r>
          <w:r>
            <w:rPr>
              <w:rFonts w:ascii="华文中宋" w:hAnsi="华文中宋" w:eastAsia="华文中宋"/>
            </w:rPr>
            <w:fldChar w:fldCharType="end"/>
          </w:r>
          <w:r>
            <w:rPr>
              <w:rFonts w:ascii="华文中宋" w:hAnsi="华文中宋" w:eastAsia="华文中宋"/>
            </w:rPr>
            <w:fldChar w:fldCharType="end"/>
          </w:r>
        </w:p>
        <w:p w14:paraId="39AC633B">
          <w:pPr>
            <w:pStyle w:val="13"/>
            <w:tabs>
              <w:tab w:val="right" w:leader="dot" w:pos="8296"/>
            </w:tabs>
            <w:spacing w:line="360" w:lineRule="auto"/>
            <w:rPr>
              <w:rFonts w:hint="default" w:ascii="华文中宋" w:hAnsi="华文中宋" w:eastAsia="华文中宋"/>
              <w:lang w:val="en-US" w:eastAsia="zh-CN"/>
              <w14:ligatures w14:val="standardContextual"/>
            </w:rPr>
          </w:pPr>
          <w:r>
            <w:fldChar w:fldCharType="begin"/>
          </w:r>
          <w:r>
            <w:instrText xml:space="preserve"> HYPERLINK \l "_Toc148635506" </w:instrText>
          </w:r>
          <w:r>
            <w:fldChar w:fldCharType="separate"/>
          </w:r>
          <w:r>
            <w:rPr>
              <w:rStyle w:val="17"/>
              <w:rFonts w:ascii="华文中宋" w:hAnsi="华文中宋" w:eastAsia="华文中宋"/>
            </w:rPr>
            <w:t>5、故障处理要求</w:t>
          </w:r>
          <w:r>
            <w:rPr>
              <w:rFonts w:ascii="华文中宋" w:hAnsi="华文中宋" w:eastAsia="华文中宋"/>
            </w:rPr>
            <w:tab/>
          </w:r>
          <w:del w:id="30" w:author="fish [2]" w:date="2025-10-28T17:03:26Z">
            <w:r>
              <w:rPr>
                <w:rFonts w:hint="default" w:ascii="华文中宋" w:hAnsi="华文中宋" w:eastAsia="华文中宋"/>
                <w:lang w:val="en-US"/>
              </w:rPr>
              <w:fldChar w:fldCharType="begin"/>
            </w:r>
          </w:del>
          <w:del w:id="31" w:author="fish [2]" w:date="2025-10-28T17:03:26Z">
            <w:r>
              <w:rPr>
                <w:rFonts w:hint="default" w:ascii="华文中宋" w:hAnsi="华文中宋" w:eastAsia="华文中宋"/>
                <w:lang w:val="en-US"/>
              </w:rPr>
              <w:delInstrText xml:space="preserve"> PAGEREF _Toc148635506 \h </w:delInstrText>
            </w:r>
          </w:del>
          <w:del w:id="32" w:author="fish [2]" w:date="2025-10-28T17:03:26Z">
            <w:r>
              <w:rPr>
                <w:rFonts w:hint="default" w:ascii="华文中宋" w:hAnsi="华文中宋" w:eastAsia="华文中宋"/>
                <w:lang w:val="en-US"/>
              </w:rPr>
              <w:fldChar w:fldCharType="separate"/>
            </w:r>
          </w:del>
          <w:del w:id="33" w:author="fish [2]" w:date="2025-10-28T17:03:26Z">
            <w:r>
              <w:rPr>
                <w:rFonts w:hint="default" w:ascii="华文中宋" w:hAnsi="华文中宋" w:eastAsia="华文中宋"/>
                <w:lang w:val="en-US"/>
              </w:rPr>
              <w:delText>32</w:delText>
            </w:r>
          </w:del>
          <w:del w:id="34" w:author="fish [2]" w:date="2025-10-28T17:03:26Z">
            <w:r>
              <w:rPr>
                <w:rFonts w:hint="default" w:ascii="华文中宋" w:hAnsi="华文中宋" w:eastAsia="华文中宋"/>
                <w:lang w:val="en-US"/>
              </w:rPr>
              <w:fldChar w:fldCharType="end"/>
            </w:r>
          </w:del>
          <w:r>
            <w:rPr>
              <w:rFonts w:ascii="华文中宋" w:hAnsi="华文中宋" w:eastAsia="华文中宋"/>
            </w:rPr>
            <w:fldChar w:fldCharType="end"/>
          </w:r>
          <w:ins w:id="35" w:author="fish [2]" w:date="2025-10-28T17:03:26Z">
            <w:r>
              <w:rPr>
                <w:rFonts w:hint="eastAsia" w:ascii="华文中宋" w:hAnsi="华文中宋" w:eastAsia="华文中宋"/>
                <w:lang w:val="en-US" w:eastAsia="zh-CN"/>
              </w:rPr>
              <w:t>33</w:t>
            </w:r>
          </w:ins>
        </w:p>
        <w:p w14:paraId="25679C96">
          <w:pPr>
            <w:pStyle w:val="13"/>
            <w:tabs>
              <w:tab w:val="right" w:leader="dot" w:pos="8296"/>
            </w:tabs>
            <w:spacing w:line="360" w:lineRule="auto"/>
            <w:rPr>
              <w:rFonts w:hint="default" w:eastAsia="华文中宋"/>
              <w:sz w:val="20"/>
              <w:szCs w:val="21"/>
              <w:lang w:val="en-US" w:eastAsia="zh-CN"/>
              <w14:ligatures w14:val="standardContextual"/>
            </w:rPr>
          </w:pPr>
          <w:r>
            <w:fldChar w:fldCharType="begin"/>
          </w:r>
          <w:r>
            <w:instrText xml:space="preserve"> HYPERLINK \l "_Toc148635507" </w:instrText>
          </w:r>
          <w:r>
            <w:fldChar w:fldCharType="separate"/>
          </w:r>
          <w:r>
            <w:rPr>
              <w:rStyle w:val="17"/>
              <w:rFonts w:ascii="华文中宋" w:hAnsi="华文中宋" w:eastAsia="华文中宋"/>
            </w:rPr>
            <w:t>6、其他专门要求</w:t>
          </w:r>
          <w:r>
            <w:rPr>
              <w:rFonts w:ascii="华文中宋" w:hAnsi="华文中宋" w:eastAsia="华文中宋"/>
            </w:rPr>
            <w:tab/>
          </w:r>
          <w:del w:id="36" w:author="fish [2]" w:date="2025-10-28T17:03:31Z">
            <w:r>
              <w:rPr>
                <w:rFonts w:hint="default" w:ascii="华文中宋" w:hAnsi="华文中宋" w:eastAsia="华文中宋"/>
                <w:lang w:val="en-US"/>
              </w:rPr>
              <w:fldChar w:fldCharType="begin"/>
            </w:r>
          </w:del>
          <w:del w:id="37" w:author="fish [2]" w:date="2025-10-28T17:03:31Z">
            <w:r>
              <w:rPr>
                <w:rFonts w:hint="default" w:ascii="华文中宋" w:hAnsi="华文中宋" w:eastAsia="华文中宋"/>
                <w:lang w:val="en-US"/>
              </w:rPr>
              <w:delInstrText xml:space="preserve"> PAGEREF _Toc148635507 \h </w:delInstrText>
            </w:r>
          </w:del>
          <w:del w:id="38" w:author="fish [2]" w:date="2025-10-28T17:03:31Z">
            <w:r>
              <w:rPr>
                <w:rFonts w:hint="default" w:ascii="华文中宋" w:hAnsi="华文中宋" w:eastAsia="华文中宋"/>
                <w:lang w:val="en-US"/>
              </w:rPr>
              <w:fldChar w:fldCharType="separate"/>
            </w:r>
          </w:del>
          <w:del w:id="39" w:author="fish [2]" w:date="2025-10-28T17:03:31Z">
            <w:r>
              <w:rPr>
                <w:rFonts w:hint="default" w:ascii="华文中宋" w:hAnsi="华文中宋" w:eastAsia="华文中宋"/>
                <w:lang w:val="en-US"/>
              </w:rPr>
              <w:delText>32</w:delText>
            </w:r>
          </w:del>
          <w:del w:id="40" w:author="fish [2]" w:date="2025-10-28T17:03:31Z">
            <w:r>
              <w:rPr>
                <w:rFonts w:hint="default" w:ascii="华文中宋" w:hAnsi="华文中宋" w:eastAsia="华文中宋"/>
                <w:lang w:val="en-US"/>
              </w:rPr>
              <w:fldChar w:fldCharType="end"/>
            </w:r>
          </w:del>
          <w:r>
            <w:rPr>
              <w:rFonts w:ascii="华文中宋" w:hAnsi="华文中宋" w:eastAsia="华文中宋"/>
            </w:rPr>
            <w:fldChar w:fldCharType="end"/>
          </w:r>
          <w:ins w:id="41" w:author="fish [2]" w:date="2025-10-28T17:03:31Z">
            <w:r>
              <w:rPr>
                <w:rFonts w:hint="eastAsia" w:ascii="华文中宋" w:hAnsi="华文中宋" w:eastAsia="华文中宋"/>
                <w:lang w:val="en-US" w:eastAsia="zh-CN"/>
              </w:rPr>
              <w:t>33</w:t>
            </w:r>
          </w:ins>
          <w:bookmarkStart w:id="24" w:name="_GoBack"/>
          <w:bookmarkEnd w:id="24"/>
        </w:p>
        <w:p w14:paraId="12EEEB48">
          <w:pPr>
            <w:rPr>
              <w:rFonts w:hint="eastAsia"/>
            </w:rPr>
          </w:pPr>
          <w:r>
            <w:rPr>
              <w:b/>
              <w:bCs/>
              <w:lang w:val="zh-CN"/>
            </w:rPr>
            <w:fldChar w:fldCharType="end"/>
          </w:r>
        </w:p>
      </w:sdtContent>
    </w:sdt>
    <w:p w14:paraId="72C4D2E3">
      <w:pPr>
        <w:pStyle w:val="21"/>
        <w:jc w:val="center"/>
        <w:rPr>
          <w:sz w:val="30"/>
          <w:szCs w:val="30"/>
        </w:rPr>
      </w:pPr>
    </w:p>
    <w:p w14:paraId="03DB5557">
      <w:pPr>
        <w:pStyle w:val="2"/>
        <w:rPr>
          <w:rFonts w:hint="eastAsia" w:ascii="华文中宋" w:hAnsi="华文中宋" w:eastAsia="华文中宋"/>
          <w:sz w:val="32"/>
          <w:szCs w:val="32"/>
        </w:rPr>
      </w:pPr>
      <w:bookmarkStart w:id="0" w:name="_Toc148635485"/>
      <w:r>
        <w:rPr>
          <w:rFonts w:hint="eastAsia" w:ascii="华文中宋" w:hAnsi="华文中宋" w:eastAsia="华文中宋"/>
          <w:sz w:val="32"/>
          <w:szCs w:val="32"/>
        </w:rPr>
        <w:t>一、引言</w:t>
      </w:r>
      <w:bookmarkEnd w:id="0"/>
    </w:p>
    <w:p w14:paraId="10659C49">
      <w:pPr>
        <w:pStyle w:val="3"/>
        <w:rPr>
          <w:rFonts w:hint="eastAsia"/>
        </w:rPr>
      </w:pPr>
      <w:bookmarkStart w:id="1" w:name="_Toc148635486"/>
      <w:r>
        <w:rPr>
          <w:rFonts w:hint="eastAsia"/>
        </w:rPr>
        <w:t>1</w:t>
      </w:r>
      <w:r>
        <w:t>、</w:t>
      </w:r>
      <w:r>
        <w:rPr>
          <w:rFonts w:hint="eastAsia"/>
        </w:rPr>
        <w:t>编写目的</w:t>
      </w:r>
      <w:bookmarkEnd w:id="1"/>
    </w:p>
    <w:p w14:paraId="25296068">
      <w:pPr>
        <w:spacing w:line="360" w:lineRule="auto"/>
        <w:ind w:firstLine="420" w:firstLineChars="200"/>
        <w:rPr>
          <w:rFonts w:hint="eastAsia" w:ascii="宋体" w:hAnsi="宋体" w:eastAsia="宋体"/>
        </w:rPr>
      </w:pPr>
      <w:r>
        <w:rPr>
          <w:rFonts w:hint="eastAsia" w:ascii="宋体" w:hAnsi="宋体" w:eastAsia="宋体"/>
        </w:rPr>
        <w:t>需求说明书目的是使用户和软件开发者双方对该软件有一个共同的理解，使之成为整个开发工作的基础。便于用户、开发人员进行理解和交流，反映出用户问题的结构，可以作为软件开发工作的基础和依据，并作为确认测试和验收的依据。</w:t>
      </w:r>
    </w:p>
    <w:p w14:paraId="3F643EFD">
      <w:pPr>
        <w:spacing w:line="360" w:lineRule="auto"/>
        <w:ind w:firstLine="420"/>
        <w:rPr>
          <w:rFonts w:hint="eastAsia" w:ascii="宋体" w:hAnsi="宋体" w:eastAsia="宋体"/>
        </w:rPr>
      </w:pPr>
      <w:r>
        <w:rPr>
          <w:rFonts w:hint="eastAsia" w:ascii="宋体" w:hAnsi="宋体" w:eastAsia="宋体"/>
        </w:rPr>
        <w:t>预期读者：软件设计者和测试者。</w:t>
      </w:r>
    </w:p>
    <w:p w14:paraId="03D13526">
      <w:pPr>
        <w:rPr>
          <w:rFonts w:hint="eastAsia"/>
        </w:rPr>
      </w:pPr>
    </w:p>
    <w:p w14:paraId="0BF09FFD">
      <w:pPr>
        <w:pStyle w:val="3"/>
        <w:rPr>
          <w:rFonts w:hint="eastAsia"/>
        </w:rPr>
      </w:pPr>
      <w:bookmarkStart w:id="2" w:name="_Toc148635487"/>
      <w:r>
        <w:rPr>
          <w:rFonts w:hint="eastAsia"/>
        </w:rPr>
        <w:t>2</w:t>
      </w:r>
      <w:r>
        <w:t>、</w:t>
      </w:r>
      <w:r>
        <w:rPr>
          <w:rFonts w:hint="eastAsia"/>
        </w:rPr>
        <w:t>背景</w:t>
      </w:r>
      <w:bookmarkEnd w:id="2"/>
    </w:p>
    <w:p w14:paraId="293674B1">
      <w:pPr>
        <w:ind w:firstLine="420"/>
        <w:rPr>
          <w:rFonts w:hint="eastAsia" w:ascii="宋体" w:hAnsi="宋体" w:eastAsia="宋体"/>
        </w:rPr>
      </w:pPr>
      <w:r>
        <w:rPr>
          <w:rFonts w:hint="eastAsia" w:ascii="宋体" w:hAnsi="宋体" w:eastAsia="宋体"/>
        </w:rPr>
        <w:t>说明：</w:t>
      </w:r>
    </w:p>
    <w:p w14:paraId="29278497">
      <w:pPr>
        <w:numPr>
          <w:ilvl w:val="0"/>
          <w:numId w:val="1"/>
        </w:numPr>
        <w:spacing w:line="360" w:lineRule="auto"/>
        <w:rPr>
          <w:rFonts w:hint="eastAsia" w:ascii="宋体" w:hAnsi="宋体" w:eastAsia="宋体"/>
        </w:rPr>
      </w:pPr>
      <w:r>
        <w:rPr>
          <w:rFonts w:hint="eastAsia" w:ascii="宋体" w:hAnsi="宋体" w:eastAsia="宋体"/>
        </w:rPr>
        <w:t>待开发的软件系统的名称：体育场馆预约系统</w:t>
      </w:r>
      <w:r>
        <w:rPr>
          <w:rFonts w:ascii="宋体" w:hAnsi="宋体" w:eastAsia="宋体"/>
        </w:rPr>
        <w:t xml:space="preserve"> </w:t>
      </w:r>
    </w:p>
    <w:p w14:paraId="6C1669F9">
      <w:pPr>
        <w:numPr>
          <w:ilvl w:val="0"/>
          <w:numId w:val="1"/>
        </w:numPr>
        <w:spacing w:line="360" w:lineRule="auto"/>
        <w:rPr>
          <w:rFonts w:hint="eastAsia" w:ascii="宋体" w:hAnsi="宋体" w:eastAsia="宋体"/>
        </w:rPr>
      </w:pPr>
      <w:r>
        <w:rPr>
          <w:rFonts w:hint="eastAsia" w:ascii="宋体" w:hAnsi="宋体" w:eastAsia="宋体"/>
        </w:rPr>
        <w:t>本项目的任务提出者：官宇 鱼水 杨志豪；</w:t>
      </w:r>
    </w:p>
    <w:p w14:paraId="32EC5C7C">
      <w:pPr>
        <w:numPr>
          <w:ilvl w:val="0"/>
          <w:numId w:val="1"/>
        </w:numPr>
        <w:spacing w:line="360" w:lineRule="auto"/>
        <w:rPr>
          <w:rFonts w:hint="eastAsia" w:ascii="宋体" w:hAnsi="宋体" w:eastAsia="宋体"/>
        </w:rPr>
      </w:pPr>
      <w:r>
        <w:rPr>
          <w:rFonts w:hint="eastAsia" w:ascii="宋体" w:hAnsi="宋体" w:eastAsia="宋体"/>
        </w:rPr>
        <w:t>本项目的任务开发者：官宇 鱼水 杨志豪；</w:t>
      </w:r>
    </w:p>
    <w:p w14:paraId="30A4D199">
      <w:pPr>
        <w:numPr>
          <w:ilvl w:val="0"/>
          <w:numId w:val="1"/>
        </w:numPr>
        <w:spacing w:line="360" w:lineRule="auto"/>
        <w:rPr>
          <w:rFonts w:hint="eastAsia" w:ascii="宋体" w:hAnsi="宋体" w:eastAsia="宋体"/>
        </w:rPr>
      </w:pPr>
      <w:r>
        <w:rPr>
          <w:rFonts w:hint="eastAsia" w:ascii="宋体" w:hAnsi="宋体" w:eastAsia="宋体"/>
        </w:rPr>
        <w:t>用户：所有需要预约体育场馆的民众。</w:t>
      </w:r>
    </w:p>
    <w:p w14:paraId="3E09982C">
      <w:pPr>
        <w:numPr>
          <w:ilvl w:val="0"/>
          <w:numId w:val="1"/>
        </w:numPr>
        <w:spacing w:line="360" w:lineRule="auto"/>
        <w:rPr>
          <w:rFonts w:hint="eastAsia" w:ascii="宋体" w:hAnsi="宋体" w:eastAsia="宋体"/>
        </w:rPr>
      </w:pPr>
      <w:r>
        <w:rPr>
          <w:rFonts w:hint="eastAsia" w:ascii="宋体" w:hAnsi="宋体" w:eastAsia="宋体"/>
        </w:rPr>
        <w:t>实现该软件的计算中心或计算机网络：南京航空航天大学计算中心。</w:t>
      </w:r>
    </w:p>
    <w:p w14:paraId="111FB5AA">
      <w:pPr>
        <w:rPr>
          <w:rFonts w:hint="eastAsia"/>
        </w:rPr>
      </w:pPr>
    </w:p>
    <w:p w14:paraId="088900E5">
      <w:pPr>
        <w:pStyle w:val="3"/>
        <w:rPr>
          <w:rFonts w:hint="eastAsia"/>
        </w:rPr>
      </w:pPr>
      <w:bookmarkStart w:id="3" w:name="_Toc148635488"/>
      <w:r>
        <w:rPr>
          <w:rFonts w:hint="eastAsia"/>
        </w:rPr>
        <w:t>3、定义</w:t>
      </w:r>
      <w:bookmarkEnd w:id="3"/>
    </w:p>
    <w:tbl>
      <w:tblPr>
        <w:tblStyle w:val="15"/>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5BA6C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tcPr>
          <w:p w14:paraId="0AF40545">
            <w:pPr>
              <w:spacing w:line="360" w:lineRule="auto"/>
              <w:jc w:val="center"/>
              <w:rPr>
                <w:rFonts w:hint="eastAsia" w:ascii="宋体" w:hAnsi="宋体" w:eastAsia="宋体"/>
              </w:rPr>
            </w:pPr>
            <w:r>
              <w:rPr>
                <w:rFonts w:hint="eastAsia" w:ascii="宋体" w:hAnsi="宋体" w:eastAsia="宋体"/>
              </w:rPr>
              <w:t>名称</w:t>
            </w:r>
          </w:p>
        </w:tc>
        <w:tc>
          <w:tcPr>
            <w:tcW w:w="6287" w:type="dxa"/>
          </w:tcPr>
          <w:p w14:paraId="4E7AE4C2">
            <w:pPr>
              <w:spacing w:line="360" w:lineRule="auto"/>
              <w:jc w:val="center"/>
              <w:rPr>
                <w:rFonts w:hint="eastAsia" w:ascii="宋体" w:hAnsi="宋体" w:eastAsia="宋体"/>
              </w:rPr>
            </w:pPr>
            <w:r>
              <w:rPr>
                <w:rFonts w:hint="eastAsia" w:ascii="宋体" w:hAnsi="宋体" w:eastAsia="宋体"/>
              </w:rPr>
              <w:t>说明</w:t>
            </w:r>
          </w:p>
        </w:tc>
      </w:tr>
      <w:tr w14:paraId="0F1DF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27EA6C90">
            <w:pPr>
              <w:spacing w:line="360" w:lineRule="auto"/>
              <w:jc w:val="center"/>
              <w:rPr>
                <w:rFonts w:hint="eastAsia" w:ascii="宋体" w:hAnsi="宋体" w:eastAsia="宋体"/>
              </w:rPr>
            </w:pPr>
            <w:r>
              <w:rPr>
                <w:rFonts w:hint="eastAsia" w:ascii="宋体" w:hAnsi="宋体" w:eastAsia="宋体"/>
              </w:rPr>
              <w:t>账号</w:t>
            </w:r>
          </w:p>
        </w:tc>
        <w:tc>
          <w:tcPr>
            <w:tcW w:w="6287" w:type="dxa"/>
          </w:tcPr>
          <w:p w14:paraId="6753A641">
            <w:pPr>
              <w:spacing w:line="360" w:lineRule="auto"/>
              <w:jc w:val="left"/>
              <w:rPr>
                <w:rFonts w:hint="eastAsia" w:ascii="宋体" w:hAnsi="宋体" w:eastAsia="宋体"/>
              </w:rPr>
            </w:pPr>
            <w:r>
              <w:rPr>
                <w:rFonts w:hint="eastAsia" w:ascii="宋体" w:hAnsi="宋体" w:eastAsia="宋体"/>
              </w:rPr>
              <w:t>用户注册时登记的用户名（或手机）及密码</w:t>
            </w:r>
          </w:p>
        </w:tc>
      </w:tr>
      <w:tr w14:paraId="4CCC2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AEF6E2F">
            <w:pPr>
              <w:spacing w:line="360" w:lineRule="auto"/>
              <w:jc w:val="center"/>
              <w:rPr>
                <w:rFonts w:hint="eastAsia" w:ascii="宋体" w:hAnsi="宋体" w:eastAsia="宋体"/>
              </w:rPr>
            </w:pPr>
            <w:r>
              <w:rPr>
                <w:rFonts w:hint="eastAsia" w:ascii="宋体" w:hAnsi="宋体" w:eastAsia="宋体"/>
              </w:rPr>
              <w:t>用户分类</w:t>
            </w:r>
          </w:p>
        </w:tc>
        <w:tc>
          <w:tcPr>
            <w:tcW w:w="6287" w:type="dxa"/>
          </w:tcPr>
          <w:p w14:paraId="1E62BBD2">
            <w:pPr>
              <w:spacing w:line="360" w:lineRule="auto"/>
              <w:jc w:val="left"/>
              <w:rPr>
                <w:rFonts w:hint="eastAsia" w:ascii="宋体" w:hAnsi="宋体" w:eastAsia="宋体"/>
              </w:rPr>
            </w:pPr>
            <w:r>
              <w:rPr>
                <w:rFonts w:hint="eastAsia" w:ascii="宋体" w:hAnsi="宋体" w:eastAsia="宋体"/>
              </w:rPr>
              <w:t>用户、管理员</w:t>
            </w:r>
          </w:p>
        </w:tc>
      </w:tr>
      <w:tr w14:paraId="38A00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F8187F9">
            <w:pPr>
              <w:spacing w:line="360" w:lineRule="auto"/>
              <w:jc w:val="center"/>
              <w:rPr>
                <w:rFonts w:hint="eastAsia" w:ascii="宋体" w:hAnsi="宋体" w:eastAsia="宋体"/>
              </w:rPr>
            </w:pPr>
            <w:r>
              <w:rPr>
                <w:rFonts w:hint="eastAsia" w:ascii="宋体" w:hAnsi="宋体" w:eastAsia="宋体"/>
              </w:rPr>
              <w:t>账户信息管理</w:t>
            </w:r>
          </w:p>
        </w:tc>
        <w:tc>
          <w:tcPr>
            <w:tcW w:w="6287" w:type="dxa"/>
          </w:tcPr>
          <w:p w14:paraId="374A4E06">
            <w:pPr>
              <w:spacing w:line="360" w:lineRule="auto"/>
              <w:jc w:val="left"/>
              <w:rPr>
                <w:rFonts w:hint="eastAsia" w:ascii="宋体" w:hAnsi="宋体" w:eastAsia="宋体"/>
              </w:rPr>
            </w:pPr>
            <w:r>
              <w:rPr>
                <w:rFonts w:hint="eastAsia" w:ascii="宋体" w:hAnsi="宋体" w:eastAsia="宋体"/>
              </w:rPr>
              <w:t>用户与管理员都可通过该模块对自己的信息进行增加、查询、修改、删除操作，</w:t>
            </w:r>
            <w:r>
              <w:rPr>
                <w:rFonts w:hint="eastAsia" w:ascii="宋体" w:hAnsi="宋体" w:eastAsia="宋体"/>
                <w:color w:val="000000" w:themeColor="text1"/>
                <w14:textFill>
                  <w14:solidFill>
                    <w14:schemeClr w14:val="tx1"/>
                  </w14:solidFill>
                </w14:textFill>
              </w:rPr>
              <w:t>分别对应注册、登录、修改用户信息及找回密码、注销，</w:t>
            </w:r>
            <w:r>
              <w:rPr>
                <w:rFonts w:hint="eastAsia" w:ascii="宋体" w:hAnsi="宋体" w:eastAsia="宋体"/>
              </w:rPr>
              <w:t>管理员拥有对所有用户的信息进行各项操作的权限</w:t>
            </w:r>
          </w:p>
        </w:tc>
      </w:tr>
      <w:tr w14:paraId="1A310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EEA0176">
            <w:pPr>
              <w:spacing w:line="360" w:lineRule="auto"/>
              <w:jc w:val="center"/>
              <w:rPr>
                <w:rFonts w:hint="eastAsia" w:ascii="宋体" w:hAnsi="宋体" w:eastAsia="宋体"/>
              </w:rPr>
            </w:pPr>
            <w:bookmarkStart w:id="4" w:name="_Hlk148548453"/>
            <w:r>
              <w:rPr>
                <w:rFonts w:hint="eastAsia" w:ascii="宋体" w:hAnsi="宋体" w:eastAsia="宋体"/>
                <w:szCs w:val="21"/>
              </w:rPr>
              <w:t>发布场馆信息</w:t>
            </w:r>
          </w:p>
        </w:tc>
        <w:tc>
          <w:tcPr>
            <w:tcW w:w="6287" w:type="dxa"/>
          </w:tcPr>
          <w:p w14:paraId="22470900">
            <w:pPr>
              <w:spacing w:line="360" w:lineRule="auto"/>
              <w:jc w:val="left"/>
              <w:rPr>
                <w:rFonts w:hint="eastAsia" w:ascii="宋体" w:hAnsi="宋体" w:eastAsia="宋体"/>
              </w:rPr>
            </w:pPr>
            <w:r>
              <w:rPr>
                <w:rFonts w:hint="eastAsia" w:ascii="宋体" w:hAnsi="宋体" w:eastAsia="宋体"/>
                <w:szCs w:val="21"/>
              </w:rPr>
              <w:t>用户填写需要发布的场馆信息后送审</w:t>
            </w:r>
          </w:p>
        </w:tc>
      </w:tr>
      <w:tr w14:paraId="64468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5B31B3B">
            <w:pPr>
              <w:spacing w:line="360" w:lineRule="auto"/>
              <w:jc w:val="center"/>
              <w:rPr>
                <w:rFonts w:hint="eastAsia" w:ascii="宋体" w:hAnsi="宋体" w:eastAsia="宋体"/>
                <w:szCs w:val="21"/>
              </w:rPr>
            </w:pPr>
            <w:r>
              <w:rPr>
                <w:rFonts w:hint="eastAsia" w:ascii="宋体" w:hAnsi="宋体" w:eastAsia="宋体"/>
                <w:szCs w:val="21"/>
              </w:rPr>
              <w:t>修改场馆信息</w:t>
            </w:r>
          </w:p>
        </w:tc>
        <w:tc>
          <w:tcPr>
            <w:tcW w:w="6287" w:type="dxa"/>
          </w:tcPr>
          <w:p w14:paraId="2328836C">
            <w:pPr>
              <w:spacing w:line="360" w:lineRule="auto"/>
              <w:jc w:val="left"/>
              <w:rPr>
                <w:rFonts w:hint="eastAsia" w:ascii="宋体" w:hAnsi="宋体" w:eastAsia="宋体"/>
              </w:rPr>
            </w:pPr>
            <w:r>
              <w:rPr>
                <w:rFonts w:hint="eastAsia" w:ascii="宋体" w:hAnsi="宋体" w:eastAsia="宋体"/>
              </w:rPr>
              <w:t>发布该场馆信息的</w:t>
            </w:r>
            <w:r>
              <w:rPr>
                <w:rFonts w:hint="eastAsia" w:ascii="宋体" w:hAnsi="宋体" w:eastAsia="宋体"/>
                <w:szCs w:val="21"/>
              </w:rPr>
              <w:t>用户修改场馆信息后送审</w:t>
            </w:r>
          </w:p>
        </w:tc>
      </w:tr>
      <w:tr w14:paraId="72248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11C513F">
            <w:pPr>
              <w:spacing w:line="360" w:lineRule="auto"/>
              <w:jc w:val="center"/>
              <w:rPr>
                <w:rFonts w:hint="eastAsia" w:ascii="宋体" w:hAnsi="宋体" w:eastAsia="宋体"/>
                <w:szCs w:val="21"/>
              </w:rPr>
            </w:pPr>
            <w:r>
              <w:rPr>
                <w:rFonts w:hint="eastAsia" w:ascii="宋体" w:hAnsi="宋体" w:eastAsia="宋体"/>
                <w:szCs w:val="21"/>
              </w:rPr>
              <w:t>查看场馆信息</w:t>
            </w:r>
          </w:p>
        </w:tc>
        <w:tc>
          <w:tcPr>
            <w:tcW w:w="6287" w:type="dxa"/>
          </w:tcPr>
          <w:p w14:paraId="3665957C">
            <w:pPr>
              <w:spacing w:line="360" w:lineRule="auto"/>
              <w:jc w:val="left"/>
              <w:rPr>
                <w:rFonts w:hint="eastAsia" w:ascii="宋体" w:hAnsi="宋体" w:eastAsia="宋体"/>
              </w:rPr>
            </w:pPr>
            <w:r>
              <w:rPr>
                <w:rFonts w:hint="eastAsia" w:ascii="宋体" w:hAnsi="宋体" w:eastAsia="宋体"/>
              </w:rPr>
              <w:t>所有用户均可查看已发布的场馆信息，并通过场馆名称查询特定场馆信息</w:t>
            </w:r>
          </w:p>
        </w:tc>
      </w:tr>
      <w:tr w14:paraId="4D82D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E692357">
            <w:pPr>
              <w:spacing w:line="360" w:lineRule="auto"/>
              <w:jc w:val="center"/>
              <w:rPr>
                <w:rFonts w:hint="eastAsia" w:ascii="宋体" w:hAnsi="宋体" w:eastAsia="宋体"/>
                <w:szCs w:val="21"/>
              </w:rPr>
            </w:pPr>
            <w:r>
              <w:rPr>
                <w:rFonts w:hint="eastAsia" w:ascii="宋体" w:hAnsi="宋体" w:eastAsia="宋体"/>
                <w:szCs w:val="21"/>
              </w:rPr>
              <w:t>审核场馆信息</w:t>
            </w:r>
          </w:p>
        </w:tc>
        <w:tc>
          <w:tcPr>
            <w:tcW w:w="6287" w:type="dxa"/>
          </w:tcPr>
          <w:p w14:paraId="227DC1DC">
            <w:pPr>
              <w:spacing w:line="360" w:lineRule="auto"/>
              <w:jc w:val="left"/>
              <w:rPr>
                <w:rFonts w:hint="eastAsia" w:ascii="宋体" w:hAnsi="宋体" w:eastAsia="宋体"/>
              </w:rPr>
            </w:pPr>
            <w:r>
              <w:rPr>
                <w:rFonts w:hint="eastAsia" w:ascii="宋体" w:hAnsi="宋体" w:eastAsia="宋体"/>
              </w:rPr>
              <w:t>管理员审核用户发布的场馆信息，可以选择通过或退回</w:t>
            </w:r>
          </w:p>
        </w:tc>
      </w:tr>
      <w:bookmarkEnd w:id="4"/>
      <w:tr w14:paraId="2B0A1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2F376CBE">
            <w:pPr>
              <w:spacing w:line="360" w:lineRule="auto"/>
              <w:jc w:val="center"/>
              <w:rPr>
                <w:rFonts w:hint="eastAsia" w:ascii="宋体" w:hAnsi="宋体" w:eastAsia="宋体"/>
                <w:szCs w:val="21"/>
              </w:rPr>
            </w:pPr>
            <w:r>
              <w:rPr>
                <w:rFonts w:hint="eastAsia" w:ascii="宋体" w:hAnsi="宋体" w:eastAsia="宋体"/>
                <w:szCs w:val="21"/>
              </w:rPr>
              <w:t>删除场馆信息</w:t>
            </w:r>
          </w:p>
        </w:tc>
        <w:tc>
          <w:tcPr>
            <w:tcW w:w="6287" w:type="dxa"/>
          </w:tcPr>
          <w:p w14:paraId="7C53845F">
            <w:pPr>
              <w:spacing w:line="360" w:lineRule="auto"/>
              <w:jc w:val="left"/>
              <w:rPr>
                <w:rFonts w:hint="eastAsia" w:ascii="宋体" w:hAnsi="宋体" w:eastAsia="宋体"/>
              </w:rPr>
            </w:pPr>
            <w:r>
              <w:rPr>
                <w:rFonts w:hint="eastAsia" w:ascii="宋体" w:hAnsi="宋体" w:eastAsia="宋体"/>
              </w:rPr>
              <w:t>发布场馆信息的用户可以删除场馆信息</w:t>
            </w:r>
          </w:p>
        </w:tc>
      </w:tr>
      <w:tr w14:paraId="3DAE1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3055C9E6">
            <w:pPr>
              <w:spacing w:line="360" w:lineRule="auto"/>
              <w:jc w:val="center"/>
              <w:rPr>
                <w:ins w:id="42" w:author="fish [2]" w:date="2025-10-28T10:40:18Z"/>
                <w:rFonts w:hint="default" w:ascii="宋体" w:hAnsi="宋体" w:eastAsia="宋体" w:cstheme="minorBidi"/>
                <w:kern w:val="2"/>
                <w:sz w:val="21"/>
                <w:szCs w:val="21"/>
                <w:lang w:val="en-US" w:eastAsia="zh-CN" w:bidi="ar-SA"/>
              </w:rPr>
            </w:pPr>
            <w:ins w:id="43" w:author="fish [2]" w:date="2025-10-28T10:40:18Z">
              <w:r>
                <w:rPr>
                  <w:rFonts w:hint="eastAsia" w:ascii="宋体" w:hAnsi="宋体" w:eastAsia="宋体"/>
                  <w:szCs w:val="21"/>
                  <w:lang w:val="en-US" w:eastAsia="zh-CN"/>
                </w:rPr>
                <w:t>发布场地信息</w:t>
              </w:r>
            </w:ins>
          </w:p>
        </w:tc>
        <w:tc>
          <w:tcPr>
            <w:tcW w:w="6287" w:type="dxa"/>
            <w:shd w:val="clear" w:color="auto" w:fill="auto"/>
            <w:vAlign w:val="top"/>
          </w:tcPr>
          <w:p w14:paraId="662F3FC3">
            <w:pPr>
              <w:spacing w:line="360" w:lineRule="auto"/>
              <w:jc w:val="left"/>
              <w:rPr>
                <w:ins w:id="44" w:author="fish [2]" w:date="2025-10-28T10:40:18Z"/>
                <w:rFonts w:hint="eastAsia" w:ascii="宋体" w:hAnsi="宋体" w:eastAsia="宋体" w:cstheme="minorBidi"/>
                <w:kern w:val="2"/>
                <w:sz w:val="21"/>
                <w:szCs w:val="22"/>
                <w:lang w:val="en-US" w:eastAsia="zh-CN" w:bidi="ar-SA"/>
              </w:rPr>
            </w:pPr>
            <w:ins w:id="45" w:author="fish [2]" w:date="2025-10-28T10:40:18Z">
              <w:r>
                <w:rPr>
                  <w:rFonts w:hint="eastAsia" w:ascii="宋体" w:hAnsi="宋体" w:eastAsia="宋体"/>
                  <w:lang w:val="en-US" w:eastAsia="zh-CN"/>
                </w:rPr>
                <w:t>用户按要求在已发布的场馆中添加新的场地</w:t>
              </w:r>
            </w:ins>
          </w:p>
        </w:tc>
      </w:tr>
      <w:tr w14:paraId="3E1E6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5B120831">
            <w:pPr>
              <w:spacing w:line="360" w:lineRule="auto"/>
              <w:jc w:val="center"/>
              <w:rPr>
                <w:ins w:id="46" w:author="fish [2]" w:date="2025-10-28T10:40:18Z"/>
                <w:rFonts w:hint="eastAsia" w:ascii="宋体" w:hAnsi="宋体" w:eastAsia="宋体" w:cstheme="minorBidi"/>
                <w:kern w:val="2"/>
                <w:sz w:val="21"/>
                <w:szCs w:val="21"/>
                <w:lang w:val="en-US" w:eastAsia="zh-CN" w:bidi="ar-SA"/>
              </w:rPr>
            </w:pPr>
            <w:ins w:id="47" w:author="fish [2]" w:date="2025-10-28T10:40:18Z">
              <w:r>
                <w:rPr>
                  <w:rFonts w:hint="eastAsia" w:ascii="宋体" w:hAnsi="宋体" w:eastAsia="宋体"/>
                  <w:szCs w:val="21"/>
                  <w:lang w:val="en-US" w:eastAsia="zh-CN"/>
                </w:rPr>
                <w:t>修改场地信息</w:t>
              </w:r>
            </w:ins>
          </w:p>
        </w:tc>
        <w:tc>
          <w:tcPr>
            <w:tcW w:w="6287" w:type="dxa"/>
            <w:shd w:val="clear" w:color="auto" w:fill="auto"/>
            <w:vAlign w:val="top"/>
          </w:tcPr>
          <w:p w14:paraId="5DD13656">
            <w:pPr>
              <w:spacing w:line="360" w:lineRule="auto"/>
              <w:jc w:val="left"/>
              <w:rPr>
                <w:ins w:id="48" w:author="fish [2]" w:date="2025-10-28T10:40:18Z"/>
                <w:rFonts w:hint="eastAsia" w:ascii="宋体" w:hAnsi="宋体" w:eastAsia="宋体" w:cstheme="minorBidi"/>
                <w:kern w:val="2"/>
                <w:sz w:val="21"/>
                <w:szCs w:val="22"/>
                <w:lang w:val="en-US" w:eastAsia="zh-CN" w:bidi="ar-SA"/>
              </w:rPr>
            </w:pPr>
            <w:ins w:id="49" w:author="fish [2]" w:date="2025-10-28T10:40:18Z">
              <w:r>
                <w:rPr>
                  <w:rFonts w:hint="eastAsia" w:ascii="宋体" w:hAnsi="宋体" w:eastAsia="宋体"/>
                  <w:lang w:val="en-US" w:eastAsia="zh-CN"/>
                </w:rPr>
                <w:t>用户修改场地信息后送审</w:t>
              </w:r>
            </w:ins>
          </w:p>
        </w:tc>
      </w:tr>
      <w:tr w14:paraId="2A7D6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2FA42EC4">
            <w:pPr>
              <w:spacing w:line="360" w:lineRule="auto"/>
              <w:jc w:val="center"/>
              <w:rPr>
                <w:ins w:id="50" w:author="fish [2]" w:date="2025-10-28T10:40:18Z"/>
                <w:rFonts w:hint="eastAsia" w:ascii="宋体" w:hAnsi="宋体" w:eastAsia="宋体" w:cstheme="minorBidi"/>
                <w:kern w:val="2"/>
                <w:sz w:val="21"/>
                <w:szCs w:val="21"/>
                <w:lang w:val="en-US" w:eastAsia="zh-CN" w:bidi="ar-SA"/>
              </w:rPr>
            </w:pPr>
            <w:ins w:id="51" w:author="fish [2]" w:date="2025-10-28T10:40:18Z">
              <w:r>
                <w:rPr>
                  <w:rFonts w:hint="eastAsia" w:ascii="宋体" w:hAnsi="宋体" w:eastAsia="宋体"/>
                  <w:szCs w:val="21"/>
                  <w:lang w:val="en-US" w:eastAsia="zh-CN"/>
                </w:rPr>
                <w:t>查看场地信息</w:t>
              </w:r>
            </w:ins>
          </w:p>
        </w:tc>
        <w:tc>
          <w:tcPr>
            <w:tcW w:w="6287" w:type="dxa"/>
            <w:shd w:val="clear" w:color="auto" w:fill="auto"/>
            <w:vAlign w:val="top"/>
          </w:tcPr>
          <w:p w14:paraId="48A2D976">
            <w:pPr>
              <w:spacing w:line="360" w:lineRule="auto"/>
              <w:jc w:val="left"/>
              <w:rPr>
                <w:ins w:id="52" w:author="fish [2]" w:date="2025-10-28T10:40:18Z"/>
                <w:rFonts w:hint="eastAsia" w:ascii="宋体" w:hAnsi="宋体" w:eastAsia="宋体" w:cstheme="minorBidi"/>
                <w:kern w:val="2"/>
                <w:sz w:val="21"/>
                <w:szCs w:val="22"/>
                <w:lang w:val="en-US" w:eastAsia="zh-CN" w:bidi="ar-SA"/>
              </w:rPr>
            </w:pPr>
            <w:ins w:id="53" w:author="fish [2]" w:date="2025-10-28T10:40:18Z">
              <w:r>
                <w:rPr>
                  <w:rFonts w:hint="eastAsia" w:ascii="宋体" w:hAnsi="宋体" w:eastAsia="宋体"/>
                  <w:lang w:val="en-US" w:eastAsia="zh-CN"/>
                </w:rPr>
                <w:t>所有用户均可查看已发布的场地信息</w:t>
              </w:r>
            </w:ins>
          </w:p>
        </w:tc>
      </w:tr>
      <w:tr w14:paraId="75749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shd w:val="clear" w:color="auto" w:fill="auto"/>
            <w:vAlign w:val="center"/>
          </w:tcPr>
          <w:p w14:paraId="293B3B00">
            <w:pPr>
              <w:spacing w:line="360" w:lineRule="auto"/>
              <w:jc w:val="center"/>
              <w:rPr>
                <w:ins w:id="54" w:author="fish [2]" w:date="2025-10-28T10:40:18Z"/>
                <w:rFonts w:hint="eastAsia" w:ascii="宋体" w:hAnsi="宋体" w:eastAsia="宋体" w:cstheme="minorBidi"/>
                <w:kern w:val="2"/>
                <w:sz w:val="21"/>
                <w:szCs w:val="21"/>
                <w:lang w:val="en-US" w:eastAsia="zh-CN" w:bidi="ar-SA"/>
              </w:rPr>
            </w:pPr>
            <w:ins w:id="55" w:author="fish [2]" w:date="2025-10-28T10:40:18Z">
              <w:r>
                <w:rPr>
                  <w:rFonts w:hint="eastAsia" w:ascii="宋体" w:hAnsi="宋体" w:eastAsia="宋体"/>
                  <w:szCs w:val="21"/>
                  <w:lang w:val="en-US" w:eastAsia="zh-CN"/>
                </w:rPr>
                <w:t>删除场地信息</w:t>
              </w:r>
            </w:ins>
          </w:p>
        </w:tc>
        <w:tc>
          <w:tcPr>
            <w:tcW w:w="6287" w:type="dxa"/>
            <w:shd w:val="clear" w:color="auto" w:fill="auto"/>
            <w:vAlign w:val="top"/>
          </w:tcPr>
          <w:p w14:paraId="6053446B">
            <w:pPr>
              <w:spacing w:line="360" w:lineRule="auto"/>
              <w:jc w:val="left"/>
              <w:rPr>
                <w:ins w:id="56" w:author="fish [2]" w:date="2025-10-28T10:40:18Z"/>
                <w:rFonts w:hint="eastAsia" w:ascii="宋体" w:hAnsi="宋体" w:eastAsia="宋体" w:cstheme="minorBidi"/>
                <w:kern w:val="2"/>
                <w:sz w:val="21"/>
                <w:szCs w:val="22"/>
                <w:lang w:val="en-US" w:eastAsia="zh-CN" w:bidi="ar-SA"/>
              </w:rPr>
            </w:pPr>
            <w:ins w:id="57" w:author="fish [2]" w:date="2025-10-28T10:40:18Z">
              <w:r>
                <w:rPr>
                  <w:rFonts w:hint="eastAsia" w:ascii="宋体" w:hAnsi="宋体" w:eastAsia="宋体"/>
                  <w:lang w:val="en-US" w:eastAsia="zh-CN"/>
                </w:rPr>
                <w:t>发布场馆信息的用户可以删除具体场地</w:t>
              </w:r>
            </w:ins>
          </w:p>
        </w:tc>
      </w:tr>
      <w:tr w14:paraId="6DF56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52E1123">
            <w:pPr>
              <w:spacing w:line="360" w:lineRule="auto"/>
              <w:jc w:val="center"/>
              <w:rPr>
                <w:rFonts w:hint="eastAsia" w:ascii="宋体" w:hAnsi="宋体" w:eastAsia="宋体"/>
                <w:szCs w:val="21"/>
              </w:rPr>
            </w:pPr>
            <w:r>
              <w:rPr>
                <w:rFonts w:hint="eastAsia" w:ascii="宋体" w:hAnsi="宋体" w:eastAsia="宋体"/>
                <w:szCs w:val="21"/>
              </w:rPr>
              <w:t>提交场</w:t>
            </w:r>
            <w:r>
              <w:rPr>
                <w:rFonts w:hint="eastAsia" w:ascii="宋体" w:hAnsi="宋体" w:eastAsia="宋体"/>
                <w:szCs w:val="21"/>
                <w:lang w:val="en-US" w:eastAsia="zh-CN"/>
              </w:rPr>
              <w:t>地</w:t>
            </w:r>
            <w:r>
              <w:rPr>
                <w:rFonts w:hint="eastAsia" w:ascii="宋体" w:hAnsi="宋体" w:eastAsia="宋体"/>
                <w:szCs w:val="21"/>
              </w:rPr>
              <w:t>预约信息</w:t>
            </w:r>
          </w:p>
        </w:tc>
        <w:tc>
          <w:tcPr>
            <w:tcW w:w="6287" w:type="dxa"/>
            <w:vAlign w:val="top"/>
          </w:tcPr>
          <w:p w14:paraId="235423FD">
            <w:pPr>
              <w:spacing w:line="360" w:lineRule="auto"/>
              <w:jc w:val="left"/>
              <w:rPr>
                <w:rFonts w:hint="eastAsia" w:ascii="宋体" w:hAnsi="宋体" w:eastAsia="宋体"/>
              </w:rPr>
            </w:pPr>
            <w:r>
              <w:rPr>
                <w:rFonts w:hint="eastAsia" w:ascii="宋体" w:hAnsi="宋体" w:eastAsia="宋体"/>
              </w:rPr>
              <w:t>用户提交申请，预约体育场</w:t>
            </w:r>
            <w:r>
              <w:rPr>
                <w:rFonts w:hint="eastAsia" w:ascii="宋体" w:hAnsi="宋体" w:eastAsia="宋体"/>
                <w:lang w:val="en-US" w:eastAsia="zh-CN"/>
              </w:rPr>
              <w:t>地</w:t>
            </w:r>
          </w:p>
        </w:tc>
      </w:tr>
      <w:tr w14:paraId="0F673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7A11B059">
            <w:pPr>
              <w:spacing w:line="360" w:lineRule="auto"/>
              <w:jc w:val="center"/>
              <w:rPr>
                <w:rFonts w:hint="eastAsia" w:ascii="宋体" w:hAnsi="宋体" w:eastAsia="宋体"/>
                <w:szCs w:val="21"/>
              </w:rPr>
            </w:pPr>
            <w:r>
              <w:rPr>
                <w:rFonts w:hint="eastAsia" w:ascii="宋体" w:hAnsi="宋体" w:eastAsia="宋体"/>
                <w:szCs w:val="21"/>
              </w:rPr>
              <w:t>审核场</w:t>
            </w:r>
            <w:r>
              <w:rPr>
                <w:rFonts w:hint="eastAsia" w:ascii="宋体" w:hAnsi="宋体" w:eastAsia="宋体"/>
                <w:szCs w:val="21"/>
                <w:lang w:val="en-US" w:eastAsia="zh-CN"/>
              </w:rPr>
              <w:t>地</w:t>
            </w:r>
            <w:r>
              <w:rPr>
                <w:rFonts w:hint="eastAsia" w:ascii="宋体" w:hAnsi="宋体" w:eastAsia="宋体"/>
                <w:szCs w:val="21"/>
              </w:rPr>
              <w:t>预约信息</w:t>
            </w:r>
          </w:p>
        </w:tc>
        <w:tc>
          <w:tcPr>
            <w:tcW w:w="6287" w:type="dxa"/>
            <w:vAlign w:val="top"/>
          </w:tcPr>
          <w:p w14:paraId="13A72C9D">
            <w:pPr>
              <w:spacing w:line="360" w:lineRule="auto"/>
              <w:jc w:val="left"/>
              <w:rPr>
                <w:rFonts w:hint="eastAsia" w:ascii="宋体" w:hAnsi="宋体" w:eastAsia="宋体"/>
              </w:rPr>
            </w:pPr>
            <w:r>
              <w:rPr>
                <w:rFonts w:hint="eastAsia" w:ascii="宋体" w:hAnsi="宋体" w:eastAsia="宋体"/>
              </w:rPr>
              <w:t>场馆信息发布用户可审核用户提交的预约申请，可以选择通过或退回</w:t>
            </w:r>
          </w:p>
        </w:tc>
      </w:tr>
      <w:tr w14:paraId="74CF3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54CD525">
            <w:pPr>
              <w:spacing w:line="360" w:lineRule="auto"/>
              <w:jc w:val="center"/>
              <w:rPr>
                <w:rFonts w:hint="eastAsia" w:ascii="宋体" w:hAnsi="宋体" w:eastAsia="宋体"/>
                <w:szCs w:val="21"/>
              </w:rPr>
            </w:pPr>
            <w:r>
              <w:rPr>
                <w:rFonts w:hint="eastAsia" w:ascii="宋体" w:hAnsi="宋体" w:eastAsia="宋体"/>
                <w:szCs w:val="21"/>
              </w:rPr>
              <w:t>取消场</w:t>
            </w:r>
            <w:r>
              <w:rPr>
                <w:rFonts w:hint="eastAsia" w:ascii="宋体" w:hAnsi="宋体" w:eastAsia="宋体"/>
                <w:szCs w:val="21"/>
                <w:lang w:val="en-US" w:eastAsia="zh-CN"/>
              </w:rPr>
              <w:t>地</w:t>
            </w:r>
            <w:r>
              <w:rPr>
                <w:rFonts w:hint="eastAsia" w:ascii="宋体" w:hAnsi="宋体" w:eastAsia="宋体"/>
                <w:szCs w:val="21"/>
              </w:rPr>
              <w:t>预约</w:t>
            </w:r>
          </w:p>
        </w:tc>
        <w:tc>
          <w:tcPr>
            <w:tcW w:w="6287" w:type="dxa"/>
            <w:vAlign w:val="top"/>
          </w:tcPr>
          <w:p w14:paraId="6F99A802">
            <w:pPr>
              <w:spacing w:line="360" w:lineRule="auto"/>
              <w:jc w:val="left"/>
              <w:rPr>
                <w:rFonts w:hint="eastAsia" w:ascii="宋体" w:hAnsi="宋体" w:eastAsia="宋体"/>
              </w:rPr>
            </w:pPr>
            <w:r>
              <w:rPr>
                <w:rFonts w:hint="eastAsia" w:ascii="宋体" w:hAnsi="宋体" w:eastAsia="宋体"/>
              </w:rPr>
              <w:t>用户可取消自己已提交的场</w:t>
            </w:r>
            <w:r>
              <w:rPr>
                <w:rFonts w:hint="eastAsia" w:ascii="宋体" w:hAnsi="宋体" w:eastAsia="宋体"/>
                <w:lang w:val="en-US" w:eastAsia="zh-CN"/>
              </w:rPr>
              <w:t>地</w:t>
            </w:r>
            <w:r>
              <w:rPr>
                <w:rFonts w:hint="eastAsia" w:ascii="宋体" w:hAnsi="宋体" w:eastAsia="宋体"/>
              </w:rPr>
              <w:t>预约申请</w:t>
            </w:r>
          </w:p>
        </w:tc>
      </w:tr>
      <w:tr w14:paraId="2F61F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4D8D47BA">
            <w:pPr>
              <w:spacing w:line="360" w:lineRule="auto"/>
              <w:jc w:val="center"/>
              <w:rPr>
                <w:rFonts w:hint="eastAsia" w:ascii="宋体" w:hAnsi="宋体" w:eastAsia="宋体"/>
                <w:szCs w:val="21"/>
              </w:rPr>
            </w:pPr>
            <w:r>
              <w:rPr>
                <w:rFonts w:hint="eastAsia" w:ascii="宋体" w:hAnsi="宋体" w:eastAsia="宋体"/>
                <w:szCs w:val="21"/>
              </w:rPr>
              <w:t>查看场</w:t>
            </w:r>
            <w:r>
              <w:rPr>
                <w:rFonts w:hint="eastAsia" w:ascii="宋体" w:hAnsi="宋体" w:eastAsia="宋体"/>
                <w:szCs w:val="21"/>
                <w:lang w:val="en-US" w:eastAsia="zh-CN"/>
              </w:rPr>
              <w:t>地</w:t>
            </w:r>
            <w:r>
              <w:rPr>
                <w:rFonts w:hint="eastAsia" w:ascii="宋体" w:hAnsi="宋体" w:eastAsia="宋体"/>
                <w:szCs w:val="21"/>
              </w:rPr>
              <w:t>预约信息</w:t>
            </w:r>
          </w:p>
        </w:tc>
        <w:tc>
          <w:tcPr>
            <w:tcW w:w="6287" w:type="dxa"/>
            <w:vAlign w:val="top"/>
          </w:tcPr>
          <w:p w14:paraId="400588E8">
            <w:pPr>
              <w:spacing w:line="360" w:lineRule="auto"/>
              <w:jc w:val="left"/>
              <w:rPr>
                <w:rFonts w:hint="eastAsia" w:ascii="宋体" w:hAnsi="宋体" w:eastAsia="宋体"/>
              </w:rPr>
            </w:pPr>
            <w:r>
              <w:rPr>
                <w:rFonts w:hint="eastAsia" w:ascii="宋体" w:hAnsi="宋体" w:eastAsia="宋体"/>
              </w:rPr>
              <w:t>用户可以查看已提交的场</w:t>
            </w:r>
            <w:r>
              <w:rPr>
                <w:rFonts w:hint="eastAsia" w:ascii="宋体" w:hAnsi="宋体" w:eastAsia="宋体"/>
                <w:lang w:val="en-US" w:eastAsia="zh-CN"/>
              </w:rPr>
              <w:t>地</w:t>
            </w:r>
            <w:r>
              <w:rPr>
                <w:rFonts w:hint="eastAsia" w:ascii="宋体" w:hAnsi="宋体" w:eastAsia="宋体"/>
              </w:rPr>
              <w:t>预约申请</w:t>
            </w:r>
          </w:p>
        </w:tc>
      </w:tr>
      <w:tr w14:paraId="08A91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7CAC37F">
            <w:pPr>
              <w:spacing w:line="360" w:lineRule="auto"/>
              <w:jc w:val="center"/>
              <w:rPr>
                <w:rFonts w:hint="eastAsia" w:ascii="宋体" w:hAnsi="宋体" w:eastAsia="宋体"/>
                <w:szCs w:val="21"/>
              </w:rPr>
            </w:pPr>
            <w:r>
              <w:rPr>
                <w:rFonts w:hint="eastAsia" w:ascii="宋体" w:hAnsi="宋体" w:eastAsia="宋体"/>
                <w:szCs w:val="21"/>
              </w:rPr>
              <w:t>发表评论</w:t>
            </w:r>
          </w:p>
        </w:tc>
        <w:tc>
          <w:tcPr>
            <w:tcW w:w="6287" w:type="dxa"/>
            <w:vAlign w:val="top"/>
          </w:tcPr>
          <w:p w14:paraId="16C39CEF">
            <w:pPr>
              <w:spacing w:line="360" w:lineRule="auto"/>
              <w:jc w:val="left"/>
              <w:rPr>
                <w:rFonts w:hint="eastAsia" w:ascii="宋体" w:hAnsi="宋体" w:eastAsia="宋体"/>
              </w:rPr>
            </w:pPr>
            <w:r>
              <w:rPr>
                <w:rFonts w:hint="eastAsia" w:ascii="宋体" w:hAnsi="宋体" w:eastAsia="宋体"/>
              </w:rPr>
              <w:t>用户可以在相关场馆评论区下发表评论</w:t>
            </w:r>
          </w:p>
        </w:tc>
      </w:tr>
      <w:tr w14:paraId="551BA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1793CF4">
            <w:pPr>
              <w:spacing w:line="360" w:lineRule="auto"/>
              <w:jc w:val="center"/>
              <w:rPr>
                <w:rFonts w:hint="eastAsia" w:ascii="宋体" w:hAnsi="宋体" w:eastAsia="宋体"/>
                <w:szCs w:val="21"/>
              </w:rPr>
            </w:pPr>
            <w:r>
              <w:rPr>
                <w:rFonts w:hint="eastAsia" w:ascii="宋体" w:hAnsi="宋体" w:eastAsia="宋体"/>
                <w:szCs w:val="21"/>
              </w:rPr>
              <w:t>查看评论</w:t>
            </w:r>
          </w:p>
        </w:tc>
        <w:tc>
          <w:tcPr>
            <w:tcW w:w="6287" w:type="dxa"/>
            <w:vAlign w:val="top"/>
          </w:tcPr>
          <w:p w14:paraId="1583D067">
            <w:pPr>
              <w:spacing w:line="360" w:lineRule="auto"/>
              <w:jc w:val="left"/>
              <w:rPr>
                <w:rFonts w:hint="eastAsia" w:ascii="宋体" w:hAnsi="宋体" w:eastAsia="宋体"/>
              </w:rPr>
            </w:pPr>
            <w:r>
              <w:rPr>
                <w:rFonts w:hint="eastAsia" w:ascii="宋体" w:hAnsi="宋体" w:eastAsia="宋体"/>
              </w:rPr>
              <w:t>用户查看其他人或自己发布过的评论</w:t>
            </w:r>
          </w:p>
        </w:tc>
      </w:tr>
      <w:tr w14:paraId="3B7AC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21EFAB3">
            <w:pPr>
              <w:spacing w:line="360" w:lineRule="auto"/>
              <w:jc w:val="center"/>
              <w:rPr>
                <w:rFonts w:hint="eastAsia" w:ascii="宋体" w:hAnsi="宋体" w:eastAsia="宋体"/>
                <w:szCs w:val="21"/>
              </w:rPr>
            </w:pPr>
            <w:r>
              <w:rPr>
                <w:rFonts w:hint="eastAsia" w:ascii="宋体" w:hAnsi="宋体" w:eastAsia="宋体"/>
                <w:szCs w:val="21"/>
              </w:rPr>
              <w:t>审核评论</w:t>
            </w:r>
          </w:p>
        </w:tc>
        <w:tc>
          <w:tcPr>
            <w:tcW w:w="6287" w:type="dxa"/>
            <w:vAlign w:val="top"/>
          </w:tcPr>
          <w:p w14:paraId="488B35DA">
            <w:pPr>
              <w:spacing w:line="360" w:lineRule="auto"/>
              <w:jc w:val="left"/>
              <w:rPr>
                <w:rFonts w:hint="eastAsia" w:ascii="宋体" w:hAnsi="宋体" w:eastAsia="宋体"/>
              </w:rPr>
            </w:pPr>
            <w:r>
              <w:rPr>
                <w:rFonts w:hint="eastAsia" w:ascii="宋体" w:hAnsi="宋体" w:eastAsia="宋体"/>
              </w:rPr>
              <w:t>管理员审核用户发表的评论，可以选择通过或退回</w:t>
            </w:r>
          </w:p>
        </w:tc>
      </w:tr>
      <w:tr w14:paraId="1B274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1E1092A5">
            <w:pPr>
              <w:spacing w:line="360" w:lineRule="auto"/>
              <w:jc w:val="center"/>
              <w:rPr>
                <w:rFonts w:hint="eastAsia" w:ascii="宋体" w:hAnsi="宋体" w:eastAsia="宋体"/>
                <w:szCs w:val="21"/>
              </w:rPr>
            </w:pPr>
            <w:r>
              <w:rPr>
                <w:rFonts w:hint="eastAsia" w:ascii="宋体" w:hAnsi="宋体" w:eastAsia="宋体"/>
                <w:szCs w:val="21"/>
              </w:rPr>
              <w:t>删除评论</w:t>
            </w:r>
          </w:p>
        </w:tc>
        <w:tc>
          <w:tcPr>
            <w:tcW w:w="6287" w:type="dxa"/>
            <w:vAlign w:val="top"/>
          </w:tcPr>
          <w:p w14:paraId="1D9807F4">
            <w:pPr>
              <w:spacing w:line="360" w:lineRule="auto"/>
              <w:jc w:val="left"/>
              <w:rPr>
                <w:rFonts w:hint="eastAsia" w:ascii="宋体" w:hAnsi="宋体" w:eastAsia="宋体"/>
              </w:rPr>
            </w:pPr>
            <w:r>
              <w:rPr>
                <w:rFonts w:hint="eastAsia" w:ascii="宋体" w:hAnsi="宋体" w:eastAsia="宋体"/>
              </w:rPr>
              <w:t>发布该评论的用户或管理员可以删除评论</w:t>
            </w:r>
          </w:p>
        </w:tc>
      </w:tr>
    </w:tbl>
    <w:p w14:paraId="2488061D">
      <w:pPr>
        <w:rPr>
          <w:rFonts w:hint="eastAsia"/>
        </w:rPr>
      </w:pPr>
    </w:p>
    <w:p w14:paraId="3A28A5D1">
      <w:pPr>
        <w:pStyle w:val="3"/>
        <w:rPr>
          <w:rFonts w:hint="eastAsia"/>
        </w:rPr>
      </w:pPr>
      <w:bookmarkStart w:id="5" w:name="_Toc148635489"/>
      <w:r>
        <w:rPr>
          <w:rFonts w:hint="eastAsia"/>
        </w:rPr>
        <w:t>4、参考文献</w:t>
      </w:r>
      <w:bookmarkEnd w:id="5"/>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6521"/>
        <w:gridCol w:w="1326"/>
      </w:tblGrid>
      <w:tr w14:paraId="6B6CF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5" w:type="dxa"/>
          </w:tcPr>
          <w:p w14:paraId="446E218F">
            <w:pPr>
              <w:spacing w:line="360" w:lineRule="auto"/>
              <w:jc w:val="left"/>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编号</w:t>
            </w:r>
          </w:p>
        </w:tc>
        <w:tc>
          <w:tcPr>
            <w:tcW w:w="6521" w:type="dxa"/>
          </w:tcPr>
          <w:p w14:paraId="500A5499">
            <w:pPr>
              <w:spacing w:line="360" w:lineRule="auto"/>
              <w:jc w:val="left"/>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参考资料</w:t>
            </w:r>
          </w:p>
        </w:tc>
        <w:tc>
          <w:tcPr>
            <w:tcW w:w="1326" w:type="dxa"/>
          </w:tcPr>
          <w:p w14:paraId="375C4FC5">
            <w:pPr>
              <w:spacing w:line="360" w:lineRule="auto"/>
              <w:jc w:val="left"/>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作者</w:t>
            </w:r>
          </w:p>
        </w:tc>
      </w:tr>
      <w:tr w14:paraId="6A0AA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4E827E54">
            <w:pPr>
              <w:spacing w:line="360" w:lineRule="auto"/>
              <w:jc w:val="center"/>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w:t>
            </w:r>
          </w:p>
        </w:tc>
        <w:tc>
          <w:tcPr>
            <w:tcW w:w="6521" w:type="dxa"/>
          </w:tcPr>
          <w:p w14:paraId="7F35408B">
            <w:pPr>
              <w:spacing w:line="360" w:lineRule="auto"/>
              <w:jc w:val="left"/>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《软件工程（第四版）》，高等教育出版社，</w:t>
            </w:r>
            <w:r>
              <w:rPr>
                <w:rFonts w:ascii="宋体" w:hAnsi="宋体" w:eastAsia="宋体"/>
                <w:color w:val="000000" w:themeColor="text1"/>
                <w:szCs w:val="21"/>
                <w14:textFill>
                  <w14:solidFill>
                    <w14:schemeClr w14:val="tx1"/>
                  </w14:solidFill>
                </w14:textFill>
              </w:rPr>
              <w:t>2019</w:t>
            </w:r>
          </w:p>
        </w:tc>
        <w:tc>
          <w:tcPr>
            <w:tcW w:w="1326" w:type="dxa"/>
          </w:tcPr>
          <w:p w14:paraId="38FA0125">
            <w:pPr>
              <w:spacing w:line="360" w:lineRule="auto"/>
              <w:jc w:val="left"/>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齐治昌等</w:t>
            </w:r>
          </w:p>
        </w:tc>
      </w:tr>
      <w:tr w14:paraId="05BE0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363FBEB2">
            <w:pPr>
              <w:spacing w:line="360" w:lineRule="auto"/>
              <w:jc w:val="center"/>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2</w:t>
            </w:r>
          </w:p>
        </w:tc>
        <w:tc>
          <w:tcPr>
            <w:tcW w:w="6521" w:type="dxa"/>
          </w:tcPr>
          <w:p w14:paraId="468389F5">
            <w:pPr>
              <w:spacing w:line="360" w:lineRule="auto"/>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w:t>
            </w:r>
            <w:r>
              <w:rPr>
                <w:rFonts w:hint="eastAsia" w:ascii="宋体" w:hAnsi="宋体" w:eastAsia="宋体"/>
                <w:color w:val="000000" w:themeColor="text1"/>
                <w14:textFill>
                  <w14:solidFill>
                    <w14:schemeClr w14:val="tx1"/>
                  </w14:solidFill>
                </w14:textFill>
              </w:rPr>
              <w:t>构建之法（第二版）</w:t>
            </w:r>
            <w:r>
              <w:rPr>
                <w:rFonts w:hint="eastAsia" w:ascii="宋体" w:hAnsi="宋体" w:eastAsia="宋体"/>
                <w:color w:val="000000" w:themeColor="text1"/>
                <w:szCs w:val="21"/>
                <w14:textFill>
                  <w14:solidFill>
                    <w14:schemeClr w14:val="tx1"/>
                  </w14:solidFill>
                </w14:textFill>
              </w:rPr>
              <w:t>》，人民邮电出版社，2015</w:t>
            </w:r>
          </w:p>
        </w:tc>
        <w:tc>
          <w:tcPr>
            <w:tcW w:w="1326" w:type="dxa"/>
          </w:tcPr>
          <w:p w14:paraId="3F5046EF">
            <w:pPr>
              <w:spacing w:line="360" w:lineRule="auto"/>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邹欣</w:t>
            </w:r>
          </w:p>
        </w:tc>
      </w:tr>
      <w:tr w14:paraId="63180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6B41B39">
            <w:pPr>
              <w:spacing w:line="360" w:lineRule="auto"/>
              <w:jc w:val="center"/>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3</w:t>
            </w:r>
          </w:p>
        </w:tc>
        <w:tc>
          <w:tcPr>
            <w:tcW w:w="6521" w:type="dxa"/>
          </w:tcPr>
          <w:p w14:paraId="26855078">
            <w:pPr>
              <w:spacing w:line="360" w:lineRule="auto"/>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Test-Driven Development with Python</w:t>
            </w:r>
            <w:r>
              <w:rPr>
                <w:rFonts w:hint="eastAsia" w:ascii="宋体" w:hAnsi="宋体" w:eastAsia="宋体"/>
                <w:color w:val="000000" w:themeColor="text1"/>
                <w:szCs w:val="21"/>
                <w14:textFill>
                  <w14:solidFill>
                    <w14:schemeClr w14:val="tx1"/>
                  </w14:solidFill>
                </w14:textFill>
              </w:rPr>
              <w:t>》，</w:t>
            </w:r>
            <w:r>
              <w:rPr>
                <w:rFonts w:ascii="宋体" w:hAnsi="宋体" w:eastAsia="宋体"/>
                <w:color w:val="000000" w:themeColor="text1"/>
                <w:szCs w:val="21"/>
                <w14:textFill>
                  <w14:solidFill>
                    <w14:schemeClr w14:val="tx1"/>
                  </w14:solidFill>
                </w14:textFill>
              </w:rPr>
              <w:t>O'Reilly</w:t>
            </w:r>
            <w:r>
              <w:rPr>
                <w:rFonts w:hint="eastAsia" w:ascii="宋体" w:hAnsi="宋体" w:eastAsia="宋体"/>
                <w:color w:val="000000" w:themeColor="text1"/>
                <w:szCs w:val="21"/>
                <w14:textFill>
                  <w14:solidFill>
                    <w14:schemeClr w14:val="tx1"/>
                  </w14:solidFill>
                </w14:textFill>
              </w:rPr>
              <w:t>，2014</w:t>
            </w:r>
          </w:p>
        </w:tc>
        <w:tc>
          <w:tcPr>
            <w:tcW w:w="1326" w:type="dxa"/>
          </w:tcPr>
          <w:p w14:paraId="636CE19C">
            <w:pPr>
              <w:spacing w:line="360" w:lineRule="auto"/>
              <w:rPr>
                <w:rFonts w:hint="eastAsia" w:ascii="宋体" w:hAnsi="宋体" w:eastAsia="宋体"/>
                <w:color w:val="000000" w:themeColor="text1"/>
                <w:szCs w:val="21"/>
                <w14:textFill>
                  <w14:solidFill>
                    <w14:schemeClr w14:val="tx1"/>
                  </w14:solidFill>
                </w14:textFill>
              </w:rPr>
            </w:pPr>
            <w:r>
              <w:rPr>
                <w:rFonts w:ascii="宋体" w:hAnsi="宋体" w:eastAsia="宋体"/>
                <w:color w:val="000000" w:themeColor="text1"/>
                <w:szCs w:val="21"/>
                <w14:textFill>
                  <w14:solidFill>
                    <w14:schemeClr w14:val="tx1"/>
                  </w14:solidFill>
                </w14:textFill>
              </w:rPr>
              <w:t xml:space="preserve">Harry J. W </w:t>
            </w:r>
          </w:p>
        </w:tc>
      </w:tr>
    </w:tbl>
    <w:p w14:paraId="2C818B9B">
      <w:pPr>
        <w:pStyle w:val="26"/>
        <w:ind w:left="360" w:firstLine="0" w:firstLineChars="0"/>
        <w:rPr>
          <w:rFonts w:hint="eastAsia"/>
        </w:rPr>
      </w:pPr>
    </w:p>
    <w:p w14:paraId="00D5746E">
      <w:pPr>
        <w:pStyle w:val="2"/>
        <w:rPr>
          <w:rFonts w:hint="eastAsia" w:ascii="华文中宋" w:hAnsi="华文中宋" w:eastAsia="华文中宋"/>
          <w:sz w:val="32"/>
          <w:szCs w:val="32"/>
        </w:rPr>
      </w:pPr>
      <w:bookmarkStart w:id="6" w:name="_Toc148635490"/>
      <w:r>
        <w:rPr>
          <w:rFonts w:hint="eastAsia" w:ascii="华文中宋" w:hAnsi="华文中宋" w:eastAsia="华文中宋"/>
          <w:sz w:val="32"/>
          <w:szCs w:val="32"/>
        </w:rPr>
        <w:t>二、任务概述</w:t>
      </w:r>
      <w:bookmarkEnd w:id="6"/>
    </w:p>
    <w:p w14:paraId="17E05F81">
      <w:pPr>
        <w:pStyle w:val="3"/>
        <w:rPr>
          <w:rFonts w:hint="eastAsia"/>
        </w:rPr>
      </w:pPr>
      <w:bookmarkStart w:id="7" w:name="_Toc148635491"/>
      <w:r>
        <w:rPr>
          <w:rFonts w:hint="eastAsia"/>
        </w:rPr>
        <w:t>1、目标</w:t>
      </w:r>
      <w:bookmarkEnd w:id="7"/>
    </w:p>
    <w:p w14:paraId="15BC8C8B">
      <w:pPr>
        <w:pStyle w:val="26"/>
        <w:spacing w:line="360" w:lineRule="auto"/>
        <w:ind w:left="360"/>
        <w:rPr>
          <w:rFonts w:hint="eastAsia" w:ascii="宋体" w:hAnsi="宋体" w:eastAsia="宋体"/>
        </w:rPr>
      </w:pPr>
      <w:r>
        <w:rPr>
          <w:rFonts w:hint="eastAsia" w:ascii="宋体" w:hAnsi="宋体" w:eastAsia="宋体"/>
        </w:rPr>
        <w:t>我国正致力于建成“体育强国”，要想形成全民运动的风尚，就少不了便捷的相关社会服务，比如体育场馆预约系统，就可以便于居民实现线上的场地预约，从而大大简化场馆的场地管理，提升了管理效率，人们不必在线下进行排队，节省了时间。</w:t>
      </w:r>
    </w:p>
    <w:p w14:paraId="7D6863B5">
      <w:pPr>
        <w:pStyle w:val="26"/>
        <w:spacing w:line="360" w:lineRule="auto"/>
        <w:ind w:left="360" w:firstLine="0" w:firstLineChars="0"/>
        <w:rPr>
          <w:rFonts w:hint="eastAsia" w:ascii="宋体" w:hAnsi="宋体" w:eastAsia="宋体"/>
          <w:b/>
          <w:bCs/>
        </w:rPr>
      </w:pPr>
      <w:r>
        <w:rPr>
          <w:rFonts w:hint="eastAsia" w:ascii="宋体" w:hAnsi="宋体" w:eastAsia="宋体"/>
          <w:b/>
          <w:bCs/>
        </w:rPr>
        <w:t>（1）为用户提供便捷的信息交流和组织协调</w:t>
      </w:r>
    </w:p>
    <w:p w14:paraId="28C60995">
      <w:pPr>
        <w:pStyle w:val="26"/>
        <w:spacing w:line="360" w:lineRule="auto"/>
        <w:ind w:left="360" w:firstLine="0" w:firstLineChars="0"/>
        <w:rPr>
          <w:rFonts w:hint="eastAsia" w:ascii="宋体" w:hAnsi="宋体" w:eastAsia="宋体"/>
        </w:rPr>
      </w:pPr>
      <w:r>
        <w:rPr>
          <w:rFonts w:hint="eastAsia" w:ascii="宋体" w:hAnsi="宋体" w:eastAsia="宋体"/>
        </w:rPr>
        <w:t xml:space="preserve">    体育场馆预约系统可以集中展示各类体育场馆的相关信息，包括可预约时间、地址，以及其他用户对场馆发表的评论等，方便用户了解和预约场地、时段。同时，体育场馆信息发布者可以通过平台发布场馆信息，提高组织效率。</w:t>
      </w:r>
    </w:p>
    <w:p w14:paraId="506A6DDF">
      <w:pPr>
        <w:pStyle w:val="26"/>
        <w:spacing w:line="360" w:lineRule="auto"/>
        <w:ind w:left="360" w:firstLine="0" w:firstLineChars="0"/>
        <w:rPr>
          <w:rFonts w:hint="eastAsia" w:ascii="宋体" w:hAnsi="宋体" w:eastAsia="宋体"/>
        </w:rPr>
      </w:pPr>
      <w:r>
        <w:rPr>
          <w:rFonts w:hint="eastAsia" w:ascii="宋体" w:hAnsi="宋体" w:eastAsia="宋体"/>
          <w:b/>
          <w:bCs/>
        </w:rPr>
        <w:t>（2）对体育场馆进行系统的管理</w:t>
      </w:r>
    </w:p>
    <w:p w14:paraId="1E05EE90">
      <w:pPr>
        <w:pStyle w:val="26"/>
        <w:spacing w:line="360" w:lineRule="auto"/>
        <w:ind w:left="360"/>
        <w:rPr>
          <w:rFonts w:hint="eastAsia" w:ascii="宋体" w:hAnsi="宋体" w:eastAsia="宋体"/>
        </w:rPr>
      </w:pPr>
      <w:r>
        <w:rPr>
          <w:rFonts w:hint="eastAsia" w:ascii="宋体" w:hAnsi="宋体" w:eastAsia="宋体"/>
        </w:rPr>
        <w:t>当前的体育场馆在管理方面存在一些痛点。传统模式下，体育场馆预约多依赖人工登记、电话预约等方式，存在信息不透明、预约成功率低、现场排队时间长等弊端，这些都给用户带来了不好的使用体验。我们希望通过构建线上数字预约系统，可实现预约流程的线上化、自动化，用户无需到现场即可完成场地查询、时段选择等操作，从而避免“高峰时段一位难求、低谷时段闲置浪费”的现象，一定程度上缓解资源供给和需求的高峰时段相错开的问题，提高场馆的整体使用率，避免公共资源的浪费。二是管理方可实时掌握场馆使用情况，避免人工操作中的失误与漏洞。这样不仅能够提升管理效率，还能降低场馆管理方的人力成本。</w:t>
      </w:r>
    </w:p>
    <w:p w14:paraId="649DC907">
      <w:pPr>
        <w:pStyle w:val="26"/>
        <w:spacing w:line="360" w:lineRule="auto"/>
        <w:ind w:left="360" w:firstLine="0" w:firstLineChars="0"/>
        <w:rPr>
          <w:rFonts w:hint="eastAsia" w:ascii="宋体" w:hAnsi="宋体" w:eastAsia="宋体"/>
          <w:b/>
          <w:bCs/>
        </w:rPr>
      </w:pPr>
      <w:r>
        <w:rPr>
          <w:rFonts w:hint="eastAsia" w:ascii="宋体" w:hAnsi="宋体" w:eastAsia="宋体"/>
          <w:b/>
          <w:bCs/>
        </w:rPr>
        <w:t>（3）便于用户预约申请</w:t>
      </w:r>
    </w:p>
    <w:p w14:paraId="1435ECA9">
      <w:pPr>
        <w:pStyle w:val="26"/>
        <w:spacing w:line="360" w:lineRule="auto"/>
        <w:ind w:left="360"/>
        <w:rPr>
          <w:rFonts w:hint="eastAsia" w:ascii="宋体" w:hAnsi="宋体" w:eastAsia="宋体"/>
        </w:rPr>
      </w:pPr>
      <w:r>
        <w:rPr>
          <w:rFonts w:hint="eastAsia" w:ascii="宋体" w:hAnsi="宋体" w:eastAsia="宋体"/>
        </w:rPr>
        <w:t>借助平台的宣传，能够使用户更加便捷地找到心仪的体育场馆。用户要想预约到体育场馆，需要通过特定渠道来预约，而寻找渠道的过程又会耗费一定的时间精力。使用体育场馆预约系统则能帮助用户解决相关问题，系统会为用户展示各类体育场馆，用户在线即可完成预约申请，十分便捷。</w:t>
      </w:r>
    </w:p>
    <w:p w14:paraId="73C4BE12">
      <w:pPr>
        <w:pStyle w:val="26"/>
        <w:spacing w:line="360" w:lineRule="auto"/>
        <w:ind w:left="360"/>
        <w:rPr>
          <w:rFonts w:hint="eastAsia" w:ascii="宋体" w:hAnsi="宋体" w:eastAsia="宋体"/>
        </w:rPr>
      </w:pPr>
      <w:r>
        <w:rPr>
          <w:rFonts w:hint="eastAsia" w:ascii="宋体" w:hAnsi="宋体" w:eastAsia="宋体"/>
        </w:rPr>
        <w:t>综上所述，体育场馆预约系统的目的在于让本市的体育场馆资源分配更加合理且高效，形成全民运功的风尚，促进相关产业的发展，使得居民们有更好的生活体验，有利于实现全民健身的战略。从更细致的角度看，降低了居民的健身门槛，提升健身便利性，有助于养成更好的生活习惯。同时也降低管理成本，提升运营效率和管理能力，从而实现场馆可持续发展。</w:t>
      </w:r>
    </w:p>
    <w:p w14:paraId="5DBCBEF5">
      <w:pPr>
        <w:rPr>
          <w:rFonts w:hint="eastAsia"/>
        </w:rPr>
      </w:pPr>
    </w:p>
    <w:p w14:paraId="2CF6B81D">
      <w:pPr>
        <w:pStyle w:val="3"/>
        <w:rPr>
          <w:rFonts w:hint="eastAsia"/>
        </w:rPr>
      </w:pPr>
      <w:bookmarkStart w:id="8" w:name="_Toc148635492"/>
      <w:r>
        <w:rPr>
          <w:rFonts w:hint="eastAsia"/>
        </w:rPr>
        <w:t>2、用户特点</w:t>
      </w:r>
      <w:bookmarkEnd w:id="8"/>
    </w:p>
    <w:p w14:paraId="1001F4B9">
      <w:pPr>
        <w:pStyle w:val="26"/>
        <w:spacing w:line="360" w:lineRule="auto"/>
        <w:ind w:left="360"/>
        <w:rPr>
          <w:rFonts w:hint="eastAsia" w:ascii="宋体" w:hAnsi="宋体" w:eastAsia="宋体"/>
        </w:rPr>
      </w:pPr>
      <w:r>
        <w:rPr>
          <w:rFonts w:hint="eastAsia" w:ascii="宋体" w:hAnsi="宋体" w:eastAsia="宋体"/>
        </w:rPr>
        <w:t>本系统的最终用户分为</w:t>
      </w:r>
      <w:r>
        <w:rPr>
          <w:rFonts w:hint="eastAsia" w:ascii="宋体" w:hAnsi="宋体" w:eastAsia="宋体"/>
          <w:b/>
          <w:bCs/>
        </w:rPr>
        <w:t>普通用户</w:t>
      </w:r>
      <w:r>
        <w:rPr>
          <w:rFonts w:hint="eastAsia" w:ascii="宋体" w:hAnsi="宋体" w:eastAsia="宋体"/>
        </w:rPr>
        <w:t>和</w:t>
      </w:r>
      <w:r>
        <w:rPr>
          <w:rFonts w:hint="eastAsia" w:ascii="宋体" w:hAnsi="宋体" w:eastAsia="宋体"/>
          <w:b/>
          <w:bCs/>
        </w:rPr>
        <w:t>管理员用户</w:t>
      </w:r>
      <w:r>
        <w:rPr>
          <w:rFonts w:hint="eastAsia" w:ascii="宋体" w:hAnsi="宋体" w:eastAsia="宋体"/>
        </w:rPr>
        <w:t>。</w:t>
      </w:r>
    </w:p>
    <w:p w14:paraId="36161BEC">
      <w:pPr>
        <w:pStyle w:val="26"/>
        <w:spacing w:line="360" w:lineRule="auto"/>
        <w:ind w:left="360"/>
        <w:rPr>
          <w:rFonts w:hint="eastAsia" w:ascii="宋体" w:hAnsi="宋体" w:eastAsia="宋体"/>
        </w:rPr>
      </w:pPr>
      <w:r>
        <w:rPr>
          <w:rFonts w:hint="eastAsia" w:ascii="宋体" w:hAnsi="宋体" w:eastAsia="宋体"/>
        </w:rPr>
        <w:t>管理员是整个体育场馆预约系统的</w:t>
      </w:r>
      <w:r>
        <w:rPr>
          <w:rFonts w:hint="eastAsia" w:ascii="宋体" w:hAnsi="宋体" w:eastAsia="宋体"/>
          <w:b/>
          <w:bCs/>
        </w:rPr>
        <w:t>管理者和维护者</w:t>
      </w:r>
      <w:r>
        <w:rPr>
          <w:rFonts w:hint="eastAsia" w:ascii="宋体" w:hAnsi="宋体" w:eastAsia="宋体"/>
        </w:rPr>
        <w:t>，可以对用户的信息与操作进行审核、修改，并对用户账户进行管理，以及场馆信息修改和评论的审核、删除；</w:t>
      </w:r>
    </w:p>
    <w:p w14:paraId="093A07DA">
      <w:pPr>
        <w:pStyle w:val="26"/>
        <w:spacing w:line="360" w:lineRule="auto"/>
        <w:ind w:left="360"/>
        <w:rPr>
          <w:rFonts w:hint="eastAsia" w:ascii="宋体" w:hAnsi="宋体" w:eastAsia="宋体"/>
        </w:rPr>
      </w:pPr>
      <w:r>
        <w:rPr>
          <w:rFonts w:hint="eastAsia" w:ascii="宋体" w:hAnsi="宋体" w:eastAsia="宋体"/>
        </w:rPr>
        <w:t>普通用户是使用志愿活动发布平台的主体，有</w:t>
      </w:r>
      <w:r>
        <w:rPr>
          <w:rFonts w:hint="eastAsia" w:ascii="宋体" w:hAnsi="宋体" w:eastAsia="宋体"/>
          <w:b/>
          <w:bCs/>
        </w:rPr>
        <w:t>场馆信息发布者及预约者</w:t>
      </w:r>
      <w:r>
        <w:rPr>
          <w:rFonts w:hint="eastAsia" w:ascii="宋体" w:hAnsi="宋体" w:eastAsia="宋体"/>
        </w:rPr>
        <w:t>两大身份。</w:t>
      </w:r>
    </w:p>
    <w:p w14:paraId="124BE4E1">
      <w:pPr>
        <w:pStyle w:val="26"/>
        <w:spacing w:line="360" w:lineRule="auto"/>
        <w:ind w:left="420" w:leftChars="200"/>
        <w:rPr>
          <w:rFonts w:hint="eastAsia" w:ascii="宋体" w:hAnsi="宋体" w:eastAsia="宋体"/>
        </w:rPr>
      </w:pPr>
      <w:r>
        <w:rPr>
          <w:rFonts w:hint="eastAsia" w:ascii="宋体" w:hAnsi="宋体" w:eastAsia="宋体"/>
        </w:rPr>
        <w:t>①作为场馆信息发布者，在审核通过后可修改场馆信息，除此之外还可以对用户提出的场馆预约申请进行审核管理；</w:t>
      </w:r>
    </w:p>
    <w:p w14:paraId="04984570">
      <w:pPr>
        <w:pStyle w:val="26"/>
        <w:spacing w:line="360" w:lineRule="auto"/>
        <w:ind w:left="420" w:leftChars="200"/>
        <w:rPr>
          <w:rFonts w:hint="eastAsia" w:ascii="宋体" w:hAnsi="宋体" w:eastAsia="宋体"/>
        </w:rPr>
      </w:pPr>
      <w:r>
        <w:rPr>
          <w:rFonts w:hint="eastAsia" w:ascii="宋体" w:hAnsi="宋体" w:eastAsia="宋体"/>
        </w:rPr>
        <w:t>②作为场馆预约者，可查看已发布的题应该信息，收藏或取消体育场馆信息、预约或取消预约体育场馆；且所有用户可在体育场馆相关评论区发表评论。</w:t>
      </w:r>
    </w:p>
    <w:p w14:paraId="60AC87EB">
      <w:pPr>
        <w:pStyle w:val="3"/>
        <w:rPr>
          <w:rFonts w:hint="eastAsia"/>
        </w:rPr>
      </w:pPr>
      <w:bookmarkStart w:id="9" w:name="_Toc148635493"/>
      <w:r>
        <w:rPr>
          <w:rFonts w:hint="eastAsia"/>
        </w:rPr>
        <w:t>3、假定约束</w:t>
      </w:r>
      <w:bookmarkEnd w:id="9"/>
    </w:p>
    <w:p w14:paraId="55E71EFB">
      <w:pPr>
        <w:pStyle w:val="26"/>
        <w:rPr>
          <w:rFonts w:hint="eastAsia" w:ascii="宋体" w:hAnsi="宋体" w:eastAsia="宋体"/>
        </w:rPr>
      </w:pPr>
      <w:r>
        <w:rPr>
          <w:rFonts w:hint="eastAsia" w:ascii="宋体" w:hAnsi="宋体" w:eastAsia="宋体"/>
        </w:rPr>
        <w:t>经费限制：3</w:t>
      </w:r>
      <w:r>
        <w:rPr>
          <w:rFonts w:ascii="宋体" w:hAnsi="宋体" w:eastAsia="宋体"/>
        </w:rPr>
        <w:t>000</w:t>
      </w:r>
      <w:r>
        <w:rPr>
          <w:rFonts w:hint="eastAsia" w:ascii="宋体" w:hAnsi="宋体" w:eastAsia="宋体"/>
        </w:rPr>
        <w:t>元</w:t>
      </w:r>
    </w:p>
    <w:p w14:paraId="1E9C7082">
      <w:pPr>
        <w:spacing w:line="360" w:lineRule="auto"/>
        <w:ind w:firstLine="420"/>
        <w:rPr>
          <w:rFonts w:hint="eastAsia" w:ascii="宋体" w:hAnsi="宋体" w:eastAsia="宋体"/>
        </w:rPr>
      </w:pPr>
      <w:r>
        <w:rPr>
          <w:rFonts w:hint="eastAsia" w:ascii="宋体" w:hAnsi="宋体" w:eastAsia="宋体"/>
        </w:rPr>
        <w:t>开发期限：一年</w:t>
      </w:r>
    </w:p>
    <w:p w14:paraId="7294DF39">
      <w:pPr>
        <w:rPr>
          <w:rFonts w:hint="eastAsia" w:ascii="宋体" w:hAnsi="宋体" w:eastAsia="宋体"/>
        </w:rPr>
      </w:pPr>
    </w:p>
    <w:p w14:paraId="54449028">
      <w:pPr>
        <w:pStyle w:val="2"/>
        <w:rPr>
          <w:rFonts w:hint="eastAsia" w:ascii="华文中宋" w:hAnsi="华文中宋" w:eastAsia="华文中宋"/>
          <w:sz w:val="32"/>
          <w:szCs w:val="32"/>
        </w:rPr>
      </w:pPr>
      <w:bookmarkStart w:id="10" w:name="_Toc148635494"/>
      <w:r>
        <w:rPr>
          <w:rFonts w:hint="eastAsia" w:ascii="华文中宋" w:hAnsi="华文中宋" w:eastAsia="华文中宋"/>
          <w:sz w:val="32"/>
          <w:szCs w:val="32"/>
        </w:rPr>
        <w:t>三、需求规定</w:t>
      </w:r>
      <w:bookmarkEnd w:id="10"/>
    </w:p>
    <w:p w14:paraId="655B3182">
      <w:pPr>
        <w:pStyle w:val="3"/>
        <w:rPr>
          <w:rFonts w:hint="eastAsia"/>
        </w:rPr>
      </w:pPr>
      <w:bookmarkStart w:id="11" w:name="_Toc148635495"/>
      <w:r>
        <w:rPr>
          <w:rFonts w:hint="eastAsia"/>
        </w:rPr>
        <w:t>1、功能规定</w:t>
      </w:r>
      <w:bookmarkEnd w:id="11"/>
    </w:p>
    <w:p w14:paraId="76874667">
      <w:pPr>
        <w:pStyle w:val="4"/>
        <w:rPr>
          <w:rFonts w:hint="eastAsia"/>
        </w:rPr>
      </w:pPr>
      <w:bookmarkStart w:id="12" w:name="_Toc148635496"/>
      <w:r>
        <w:rPr>
          <w:rFonts w:hint="eastAsia"/>
        </w:rPr>
        <w:t>1</w:t>
      </w:r>
      <w:r>
        <w:t>.1</w:t>
      </w:r>
      <w:r>
        <w:rPr>
          <w:rFonts w:hint="eastAsia"/>
        </w:rPr>
        <w:t>模块</w:t>
      </w:r>
      <w:bookmarkEnd w:id="12"/>
    </w:p>
    <w:p w14:paraId="3EA4D920">
      <w:pPr>
        <w:pStyle w:val="5"/>
        <w:rPr>
          <w:rFonts w:hint="eastAsia" w:ascii="宋体" w:hAnsi="宋体"/>
          <w:szCs w:val="21"/>
        </w:rPr>
      </w:pPr>
      <w:r>
        <w:rPr>
          <w:rFonts w:hint="eastAsia" w:ascii="宋体" w:hAnsi="宋体"/>
          <w:szCs w:val="21"/>
        </w:rPr>
        <w:t>1.</w:t>
      </w:r>
      <w:r>
        <w:rPr>
          <w:rFonts w:ascii="宋体" w:hAnsi="宋体"/>
          <w:szCs w:val="21"/>
        </w:rPr>
        <w:t>1</w:t>
      </w:r>
      <w:r>
        <w:rPr>
          <w:rFonts w:hint="eastAsia" w:ascii="宋体" w:hAnsi="宋体"/>
          <w:szCs w:val="21"/>
        </w:rPr>
        <w:t>.</w:t>
      </w:r>
      <w:r>
        <w:rPr>
          <w:rFonts w:ascii="宋体" w:hAnsi="宋体"/>
          <w:szCs w:val="21"/>
        </w:rPr>
        <w:t>1</w:t>
      </w:r>
      <w:r>
        <w:rPr>
          <w:rFonts w:hint="eastAsia" w:ascii="宋体" w:hAnsi="宋体"/>
          <w:szCs w:val="21"/>
        </w:rPr>
        <w:t>账户信息管理模块</w:t>
      </w:r>
    </w:p>
    <w:p w14:paraId="552A7644">
      <w:pPr>
        <w:pStyle w:val="26"/>
        <w:ind w:left="360"/>
        <w:rPr>
          <w:rFonts w:hint="eastAsia" w:ascii="宋体" w:hAnsi="宋体" w:eastAsia="宋体"/>
        </w:rPr>
      </w:pPr>
      <w:r>
        <w:rPr>
          <w:rFonts w:hint="eastAsia" w:ascii="宋体" w:hAnsi="宋体" w:eastAsia="宋体"/>
        </w:rPr>
        <w:t xml:space="preserve">该模块实现用户（隐含地分为用户及商户）的信息增添、删除、查找、修改等操作，分别对应于用户的注册、注销、登录、查找用户、修改用户信息功能。 </w:t>
      </w:r>
    </w:p>
    <w:p w14:paraId="59080025">
      <w:pPr>
        <w:pStyle w:val="26"/>
        <w:ind w:left="360" w:firstLine="0" w:firstLineChars="0"/>
        <w:rPr>
          <w:rFonts w:hint="eastAsia" w:ascii="宋体" w:hAnsi="宋体" w:eastAsia="宋体"/>
          <w:b/>
          <w:bCs/>
        </w:rPr>
      </w:pPr>
      <w:r>
        <w:rPr>
          <w:rFonts w:hint="eastAsia" w:ascii="宋体" w:hAnsi="宋体" w:eastAsia="宋体"/>
          <w:b/>
          <w:bCs/>
        </w:rPr>
        <w:t>①用户注册</w:t>
      </w:r>
    </w:p>
    <w:p w14:paraId="22FA656F">
      <w:pPr>
        <w:pStyle w:val="26"/>
        <w:ind w:left="360"/>
        <w:rPr>
          <w:rFonts w:hint="eastAsia" w:ascii="宋体" w:hAnsi="宋体" w:eastAsia="宋体"/>
        </w:rPr>
      </w:pPr>
      <w:r>
        <w:rPr>
          <w:rFonts w:hint="eastAsia" w:ascii="宋体" w:hAnsi="宋体" w:eastAsia="宋体"/>
        </w:rPr>
        <w:t>用户应该使用手机号作为账号并设置密码进行注册。</w:t>
      </w:r>
    </w:p>
    <w:p w14:paraId="7B120C91">
      <w:pPr>
        <w:pStyle w:val="26"/>
        <w:ind w:left="360"/>
        <w:rPr>
          <w:rFonts w:hint="eastAsia" w:ascii="宋体" w:hAnsi="宋体" w:eastAsia="宋体"/>
        </w:rPr>
      </w:pPr>
      <w:r>
        <w:rPr>
          <w:rFonts w:hint="eastAsia" w:ascii="宋体" w:hAnsi="宋体" w:eastAsia="宋体"/>
        </w:rPr>
        <w:t>在注册过程中，需要检验用户的账号是否已经被注册使用过，要求同一个手机号不能注册多个账户。</w:t>
      </w:r>
    </w:p>
    <w:p w14:paraId="7E790E2F">
      <w:pPr>
        <w:pStyle w:val="26"/>
        <w:ind w:left="360"/>
        <w:rPr>
          <w:rFonts w:hint="eastAsia" w:ascii="宋体" w:hAnsi="宋体" w:eastAsia="宋体"/>
        </w:rPr>
      </w:pPr>
      <w:r>
        <w:rPr>
          <w:rFonts w:hint="eastAsia" w:ascii="宋体" w:hAnsi="宋体" w:eastAsia="宋体"/>
        </w:rPr>
        <w:t>用户在注册时需输入两次密码，并检验两次密码是否相同，若不相同需要重新输入。</w:t>
      </w:r>
    </w:p>
    <w:p w14:paraId="0522167E">
      <w:pPr>
        <w:pStyle w:val="26"/>
        <w:ind w:left="360"/>
        <w:rPr>
          <w:rFonts w:hint="eastAsia" w:ascii="宋体" w:hAnsi="宋体" w:eastAsia="宋体"/>
        </w:rPr>
      </w:pPr>
      <w:r>
        <w:rPr>
          <w:rFonts w:hint="eastAsia" w:ascii="宋体" w:hAnsi="宋体" w:eastAsia="宋体"/>
        </w:rPr>
        <w:t>完成密码输入后需要填写对应手机号接收到的验证码，正确输入验证码后注册成功并可登录系统，否则注册失败。</w:t>
      </w:r>
    </w:p>
    <w:p w14:paraId="07C5852B">
      <w:pPr>
        <w:pStyle w:val="26"/>
        <w:ind w:left="360"/>
        <w:rPr>
          <w:rFonts w:hint="eastAsia" w:ascii="宋体" w:hAnsi="宋体" w:eastAsia="宋体"/>
        </w:rPr>
      </w:pPr>
      <w:r>
        <w:rPr>
          <w:rFonts w:hint="eastAsia" w:ascii="宋体" w:hAnsi="宋体" w:eastAsia="宋体"/>
        </w:rPr>
        <w:t>管理员无需注册账号，由后台分配。</w:t>
      </w:r>
    </w:p>
    <w:p w14:paraId="3F92683C">
      <w:pPr>
        <w:pStyle w:val="26"/>
        <w:ind w:left="360" w:firstLine="0" w:firstLineChars="0"/>
        <w:rPr>
          <w:rFonts w:hint="eastAsia" w:ascii="宋体" w:hAnsi="宋体" w:eastAsia="宋体"/>
          <w:b/>
          <w:bCs/>
        </w:rPr>
      </w:pPr>
      <w:r>
        <w:rPr>
          <w:rFonts w:hint="eastAsia" w:ascii="宋体" w:hAnsi="宋体" w:eastAsia="宋体"/>
          <w:b/>
          <w:bCs/>
        </w:rPr>
        <w:t>②用户登录</w:t>
      </w:r>
    </w:p>
    <w:p w14:paraId="6EB5A6AD">
      <w:pPr>
        <w:pStyle w:val="26"/>
        <w:ind w:left="360"/>
        <w:rPr>
          <w:rFonts w:hint="eastAsia" w:ascii="宋体" w:hAnsi="宋体" w:eastAsia="宋体"/>
        </w:rPr>
      </w:pPr>
      <w:r>
        <w:rPr>
          <w:rFonts w:hint="eastAsia" w:ascii="宋体" w:hAnsi="宋体" w:eastAsia="宋体"/>
        </w:rPr>
        <w:t>用户使用注册成功的账号并输入密码或验证码（系统发送）进行登录；其中需要检验登录使用的账户是否存在，密码，验证码是否正确，提交登陆后提示是否登录成功，登录成功则跳转系统页面。</w:t>
      </w:r>
    </w:p>
    <w:p w14:paraId="49C835BB">
      <w:pPr>
        <w:pStyle w:val="26"/>
        <w:ind w:left="360" w:firstLine="0" w:firstLineChars="0"/>
        <w:rPr>
          <w:rFonts w:hint="eastAsia" w:ascii="宋体" w:hAnsi="宋体" w:eastAsia="宋体"/>
          <w:b/>
          <w:bCs/>
        </w:rPr>
      </w:pPr>
      <w:r>
        <w:rPr>
          <w:rFonts w:hint="eastAsia" w:ascii="宋体" w:hAnsi="宋体" w:eastAsia="宋体"/>
          <w:b/>
          <w:bCs/>
        </w:rPr>
        <w:t>③修改用户信息</w:t>
      </w:r>
    </w:p>
    <w:p w14:paraId="20C21C94">
      <w:pPr>
        <w:pStyle w:val="26"/>
        <w:ind w:left="360"/>
        <w:rPr>
          <w:rFonts w:hint="eastAsia" w:ascii="宋体" w:hAnsi="宋体" w:eastAsia="宋体"/>
        </w:rPr>
      </w:pPr>
      <w:r>
        <w:rPr>
          <w:rFonts w:hint="eastAsia" w:ascii="宋体" w:hAnsi="宋体" w:eastAsia="宋体"/>
        </w:rPr>
        <w:t>登陆后用户可以通过该功能修改自己的用户信息，包含用户名，个人信息，联系方式、密码等。</w:t>
      </w:r>
    </w:p>
    <w:p w14:paraId="51CF24D8">
      <w:pPr>
        <w:pStyle w:val="26"/>
        <w:ind w:left="360"/>
        <w:rPr>
          <w:rFonts w:hint="eastAsia" w:ascii="宋体" w:hAnsi="宋体" w:eastAsia="宋体"/>
        </w:rPr>
      </w:pPr>
      <w:r>
        <w:rPr>
          <w:rFonts w:hint="eastAsia" w:ascii="宋体" w:hAnsi="宋体" w:eastAsia="宋体"/>
        </w:rPr>
        <w:t>管理员可以修改任意用户（除管理员）的用户信息和密码。</w:t>
      </w:r>
    </w:p>
    <w:p w14:paraId="12C54C76">
      <w:pPr>
        <w:pStyle w:val="26"/>
        <w:ind w:left="360" w:firstLine="0" w:firstLineChars="0"/>
        <w:rPr>
          <w:rFonts w:hint="eastAsia" w:ascii="宋体" w:hAnsi="宋体" w:eastAsia="宋体"/>
          <w:b/>
          <w:bCs/>
        </w:rPr>
      </w:pPr>
      <w:r>
        <w:rPr>
          <w:rFonts w:hint="eastAsia" w:ascii="宋体" w:hAnsi="宋体" w:eastAsia="宋体"/>
          <w:b/>
          <w:bCs/>
        </w:rPr>
        <w:t>④注销账号</w:t>
      </w:r>
    </w:p>
    <w:p w14:paraId="3613041D">
      <w:pPr>
        <w:pStyle w:val="26"/>
        <w:ind w:left="360"/>
        <w:rPr>
          <w:rFonts w:hint="eastAsia" w:ascii="宋体" w:hAnsi="宋体" w:eastAsia="宋体"/>
        </w:rPr>
      </w:pPr>
      <w:r>
        <w:rPr>
          <w:rFonts w:hint="eastAsia" w:ascii="宋体" w:hAnsi="宋体" w:eastAsia="宋体"/>
        </w:rPr>
        <w:t>登录后用户可以通过该功能注销账户，注销后将不可使用该账号进行登录，需重新注册。</w:t>
      </w:r>
    </w:p>
    <w:p w14:paraId="12919DB0">
      <w:pPr>
        <w:pStyle w:val="26"/>
        <w:ind w:left="360" w:firstLine="0" w:firstLineChars="0"/>
        <w:rPr>
          <w:rFonts w:hint="eastAsia" w:ascii="宋体" w:hAnsi="宋体" w:eastAsia="宋体"/>
          <w:b/>
          <w:bCs/>
        </w:rPr>
      </w:pPr>
      <w:r>
        <w:rPr>
          <w:rFonts w:hint="eastAsia" w:ascii="宋体" w:hAnsi="宋体" w:eastAsia="宋体"/>
          <w:b/>
          <w:bCs/>
        </w:rPr>
        <w:fldChar w:fldCharType="begin"/>
      </w:r>
      <w:r>
        <w:rPr>
          <w:rFonts w:hint="eastAsia" w:ascii="宋体" w:hAnsi="宋体" w:eastAsia="宋体"/>
          <w:b/>
          <w:bCs/>
        </w:rPr>
        <w:instrText xml:space="preserve"> eq \o\ac(○,5)</w:instrText>
      </w:r>
      <w:r>
        <w:rPr>
          <w:rFonts w:hint="eastAsia" w:ascii="宋体" w:hAnsi="宋体" w:eastAsia="宋体"/>
          <w:b/>
          <w:bCs/>
        </w:rPr>
        <w:fldChar w:fldCharType="end"/>
      </w:r>
      <w:r>
        <w:rPr>
          <w:rFonts w:hint="eastAsia" w:ascii="宋体" w:hAnsi="宋体" w:eastAsia="宋体"/>
          <w:b/>
          <w:bCs/>
        </w:rPr>
        <w:t>查询账户</w:t>
      </w:r>
    </w:p>
    <w:p w14:paraId="775B118C">
      <w:pPr>
        <w:pStyle w:val="26"/>
        <w:ind w:left="360"/>
        <w:rPr>
          <w:rFonts w:hint="eastAsia" w:ascii="宋体" w:hAnsi="宋体" w:eastAsia="宋体"/>
        </w:rPr>
      </w:pPr>
      <w:r>
        <w:rPr>
          <w:rFonts w:hint="eastAsia" w:ascii="宋体" w:hAnsi="宋体" w:eastAsia="宋体"/>
        </w:rPr>
        <w:t>管理员登陆后可以通过用户名，账号名等信息查找相关用户，并选择是否注销用户账户。</w:t>
      </w:r>
    </w:p>
    <w:p w14:paraId="7BBD12EE">
      <w:pPr>
        <w:pStyle w:val="26"/>
        <w:ind w:left="360" w:firstLine="0" w:firstLineChars="0"/>
        <w:rPr>
          <w:rFonts w:hint="eastAsia" w:ascii="宋体" w:hAnsi="宋体" w:eastAsia="宋体"/>
          <w:b/>
          <w:bCs/>
        </w:rPr>
      </w:pPr>
      <w:r>
        <w:rPr>
          <w:rFonts w:hint="eastAsia" w:ascii="宋体" w:hAnsi="宋体" w:eastAsia="宋体"/>
          <w:b/>
          <w:bCs/>
        </w:rPr>
        <w:fldChar w:fldCharType="begin"/>
      </w:r>
      <w:r>
        <w:rPr>
          <w:rFonts w:hint="eastAsia" w:ascii="宋体" w:hAnsi="宋体" w:eastAsia="宋体"/>
          <w:b/>
          <w:bCs/>
        </w:rPr>
        <w:instrText xml:space="preserve"> eq \o\ac(○,6)</w:instrText>
      </w:r>
      <w:r>
        <w:rPr>
          <w:rFonts w:hint="eastAsia" w:ascii="宋体" w:hAnsi="宋体" w:eastAsia="宋体"/>
          <w:b/>
          <w:bCs/>
        </w:rPr>
        <w:fldChar w:fldCharType="end"/>
      </w:r>
      <w:r>
        <w:rPr>
          <w:rFonts w:hint="eastAsia" w:ascii="宋体" w:hAnsi="宋体" w:eastAsia="宋体"/>
          <w:b/>
          <w:bCs/>
        </w:rPr>
        <w:t>找回密码</w:t>
      </w:r>
    </w:p>
    <w:p w14:paraId="1F8C2408">
      <w:pPr>
        <w:pStyle w:val="26"/>
        <w:ind w:left="360"/>
        <w:rPr>
          <w:rFonts w:hint="eastAsia" w:ascii="宋体" w:hAnsi="宋体" w:eastAsia="宋体"/>
        </w:rPr>
      </w:pPr>
      <w:r>
        <w:rPr>
          <w:rFonts w:hint="eastAsia" w:ascii="宋体" w:hAnsi="宋体" w:eastAsia="宋体"/>
        </w:rPr>
        <w:t>用户可以通过该功能找回自己遗忘的密码，用户填写手机号，系统发送验证码给该手机后，用户填写验证码，并修改自己的账号密码。</w:t>
      </w:r>
    </w:p>
    <w:p w14:paraId="5E4F0C37">
      <w:pPr>
        <w:rPr>
          <w:rFonts w:hint="eastAsia"/>
        </w:rPr>
      </w:pPr>
    </w:p>
    <w:p w14:paraId="1994747F">
      <w:pPr>
        <w:pStyle w:val="5"/>
        <w:rPr>
          <w:rFonts w:hint="eastAsia" w:ascii="宋体" w:hAnsi="宋体"/>
          <w:szCs w:val="21"/>
        </w:rPr>
      </w:pPr>
      <w:r>
        <w:rPr>
          <w:rFonts w:hint="eastAsia" w:ascii="宋体" w:hAnsi="宋体"/>
          <w:szCs w:val="21"/>
        </w:rPr>
        <w:t>1</w:t>
      </w:r>
      <w:r>
        <w:rPr>
          <w:rFonts w:ascii="宋体" w:hAnsi="宋体"/>
          <w:szCs w:val="21"/>
        </w:rPr>
        <w:t>.1.2</w:t>
      </w:r>
      <w:r>
        <w:rPr>
          <w:rFonts w:hint="eastAsia" w:ascii="宋体" w:hAnsi="宋体"/>
          <w:szCs w:val="21"/>
        </w:rPr>
        <w:t>体育场馆信息管理模块</w:t>
      </w:r>
    </w:p>
    <w:p w14:paraId="6F45EFCB">
      <w:pPr>
        <w:pStyle w:val="26"/>
        <w:ind w:left="360"/>
        <w:rPr>
          <w:rFonts w:hint="eastAsia" w:ascii="宋体" w:hAnsi="宋体" w:eastAsia="宋体"/>
        </w:rPr>
      </w:pPr>
      <w:r>
        <w:rPr>
          <w:rFonts w:hint="eastAsia" w:ascii="宋体" w:hAnsi="宋体" w:eastAsia="宋体"/>
        </w:rPr>
        <w:t>该模块用于提供体育场馆信息，实现体育场馆信息的发布、修改、删除、审核的操作</w:t>
      </w:r>
    </w:p>
    <w:p w14:paraId="690D3FC5">
      <w:pPr>
        <w:pStyle w:val="26"/>
        <w:ind w:left="360" w:firstLine="0" w:firstLineChars="0"/>
        <w:rPr>
          <w:rFonts w:hint="eastAsia" w:ascii="宋体" w:hAnsi="宋体" w:eastAsia="宋体"/>
          <w:b/>
          <w:bCs/>
        </w:rPr>
      </w:pPr>
      <w:r>
        <w:rPr>
          <w:rFonts w:hint="eastAsia" w:ascii="宋体" w:hAnsi="宋体" w:eastAsia="宋体"/>
          <w:b/>
          <w:bCs/>
        </w:rPr>
        <w:t>①发布体育场馆信息</w:t>
      </w:r>
    </w:p>
    <w:p w14:paraId="3C5460AD">
      <w:pPr>
        <w:pStyle w:val="26"/>
        <w:ind w:left="360"/>
        <w:rPr>
          <w:rFonts w:hint="eastAsia" w:ascii="宋体" w:hAnsi="宋体" w:eastAsia="宋体"/>
        </w:rPr>
      </w:pPr>
      <w:r>
        <w:rPr>
          <w:rFonts w:hint="eastAsia" w:ascii="宋体" w:hAnsi="宋体" w:eastAsia="宋体"/>
        </w:rPr>
        <w:t>用户可以选择发布自己拥有的体育场馆信息，该信息包括地址、开放时间段、联系电话、场馆基本介绍，需要按照模板填写信息提交，系统交由管理员审核。</w:t>
      </w:r>
    </w:p>
    <w:p w14:paraId="0C0DAD35">
      <w:pPr>
        <w:pStyle w:val="26"/>
        <w:ind w:left="360" w:firstLine="0" w:firstLineChars="0"/>
        <w:rPr>
          <w:rFonts w:hint="eastAsia" w:ascii="宋体" w:hAnsi="宋体" w:eastAsia="宋体"/>
          <w:b/>
          <w:bCs/>
        </w:rPr>
      </w:pPr>
      <w:r>
        <w:rPr>
          <w:rFonts w:hint="eastAsia" w:ascii="宋体" w:hAnsi="宋体" w:eastAsia="宋体"/>
          <w:b/>
          <w:bCs/>
        </w:rPr>
        <w:t>②修改体育场馆信息</w:t>
      </w:r>
    </w:p>
    <w:p w14:paraId="03BA945D">
      <w:pPr>
        <w:pStyle w:val="26"/>
        <w:ind w:left="360"/>
        <w:rPr>
          <w:rFonts w:hint="eastAsia" w:ascii="宋体" w:hAnsi="宋体" w:eastAsia="宋体"/>
        </w:rPr>
      </w:pPr>
      <w:r>
        <w:rPr>
          <w:rFonts w:hint="eastAsia" w:ascii="宋体" w:hAnsi="宋体" w:eastAsia="宋体"/>
        </w:rPr>
        <w:t>已发布体育场馆信息的用户可以对场馆信息进行更新，可更新的信息为地址、开放时间段、联系电话、场馆基本介绍，提交后需要再次通过管理员审核。</w:t>
      </w:r>
    </w:p>
    <w:p w14:paraId="27DA598D">
      <w:pPr>
        <w:pStyle w:val="26"/>
        <w:ind w:left="360" w:firstLine="0" w:firstLineChars="0"/>
        <w:rPr>
          <w:rFonts w:hint="eastAsia" w:ascii="宋体" w:hAnsi="宋体" w:eastAsia="宋体"/>
          <w:b/>
          <w:bCs/>
        </w:rPr>
      </w:pPr>
      <w:r>
        <w:rPr>
          <w:rFonts w:hint="eastAsia" w:ascii="宋体" w:hAnsi="宋体" w:eastAsia="宋体"/>
          <w:b/>
          <w:bCs/>
        </w:rPr>
        <w:t>③查看体育场馆信息</w:t>
      </w:r>
    </w:p>
    <w:p w14:paraId="7EAA3EAD">
      <w:pPr>
        <w:pStyle w:val="26"/>
        <w:ind w:left="360"/>
        <w:rPr>
          <w:rFonts w:hint="eastAsia" w:ascii="宋体" w:hAnsi="宋体" w:eastAsia="宋体"/>
        </w:rPr>
      </w:pPr>
      <w:r>
        <w:rPr>
          <w:rFonts w:hint="eastAsia" w:ascii="宋体" w:hAnsi="宋体" w:eastAsia="宋体"/>
        </w:rPr>
        <w:t>所有用户都可以查看体育场馆信息，并使用场馆名称进行搜索。</w:t>
      </w:r>
    </w:p>
    <w:p w14:paraId="6433657C">
      <w:pPr>
        <w:pStyle w:val="26"/>
        <w:ind w:left="360" w:firstLine="0" w:firstLineChars="0"/>
        <w:rPr>
          <w:rFonts w:hint="eastAsia" w:ascii="宋体" w:hAnsi="宋体" w:eastAsia="宋体"/>
          <w:b/>
          <w:bCs/>
        </w:rPr>
      </w:pPr>
      <w:r>
        <w:rPr>
          <w:rFonts w:hint="eastAsia" w:ascii="宋体" w:hAnsi="宋体" w:eastAsia="宋体"/>
          <w:b/>
          <w:bCs/>
        </w:rPr>
        <w:t>④删除体育场馆信息</w:t>
      </w:r>
    </w:p>
    <w:p w14:paraId="22C942F4">
      <w:pPr>
        <w:pStyle w:val="26"/>
        <w:ind w:left="360"/>
        <w:rPr>
          <w:rFonts w:hint="eastAsia" w:ascii="宋体" w:hAnsi="宋体" w:eastAsia="宋体"/>
        </w:rPr>
      </w:pPr>
      <w:r>
        <w:rPr>
          <w:rFonts w:hint="eastAsia" w:ascii="宋体" w:hAnsi="宋体" w:eastAsia="宋体"/>
        </w:rPr>
        <w:t>发布体育场馆信息的用户若想删除体育场馆，也需要按照模版向管理员提交删除申请，管理员通过后，将该场馆的所有信息删除。</w:t>
      </w:r>
    </w:p>
    <w:p w14:paraId="1E1A5C9D">
      <w:pPr>
        <w:pStyle w:val="26"/>
        <w:ind w:left="360" w:firstLine="0" w:firstLineChars="0"/>
        <w:rPr>
          <w:rFonts w:hint="eastAsia" w:ascii="宋体" w:hAnsi="宋体" w:eastAsia="宋体"/>
          <w:b/>
          <w:bCs/>
        </w:rPr>
      </w:pPr>
      <w:r>
        <w:rPr>
          <w:rFonts w:hint="eastAsia" w:ascii="宋体" w:hAnsi="宋体" w:eastAsia="宋体"/>
          <w:b/>
          <w:bCs/>
        </w:rPr>
        <w:t>⑤审核体育场馆信息</w:t>
      </w:r>
    </w:p>
    <w:p w14:paraId="745FC1EF">
      <w:pPr>
        <w:pStyle w:val="26"/>
        <w:ind w:left="360"/>
        <w:rPr>
          <w:ins w:id="58" w:author="fish [2]" w:date="2025-10-28T10:41:04Z"/>
          <w:rFonts w:hint="eastAsia" w:ascii="宋体" w:hAnsi="宋体" w:eastAsia="宋体"/>
        </w:rPr>
      </w:pPr>
      <w:r>
        <w:rPr>
          <w:rFonts w:hint="eastAsia" w:ascii="宋体" w:hAnsi="宋体" w:eastAsia="宋体"/>
        </w:rPr>
        <w:t>管理员需要审核新发布的体育场馆信息、修改后重新提交的场馆信息，若管理员未审核，申请应显示为未审核状态；若未通过，系统退回并显示发布失败，审核通过将直接发布。</w:t>
      </w:r>
    </w:p>
    <w:p w14:paraId="74E8BBBD">
      <w:pPr>
        <w:pStyle w:val="5"/>
        <w:ind w:left="0"/>
        <w:rPr>
          <w:ins w:id="60" w:author="fish [2]" w:date="2025-10-28T10:42:01Z"/>
          <w:rFonts w:hint="eastAsia" w:ascii="宋体" w:hAnsi="宋体" w:eastAsia="宋体"/>
          <w:szCs w:val="21"/>
          <w:lang w:val="en-US" w:eastAsia="zh-CN"/>
        </w:rPr>
        <w:pPrChange w:id="59" w:author="fish [2]" w:date="2025-10-28T11:30:15Z">
          <w:pPr>
            <w:pStyle w:val="26"/>
            <w:ind w:left="360"/>
          </w:pPr>
        </w:pPrChange>
      </w:pPr>
      <w:ins w:id="61" w:author="fish [2]" w:date="2025-10-28T10:41:31Z">
        <w:r>
          <w:rPr>
            <w:rFonts w:hint="eastAsia" w:ascii="宋体" w:hAnsi="宋体" w:eastAsia="宋体"/>
            <w:szCs w:val="21"/>
            <w:lang w:val="en-US" w:eastAsia="zh-CN"/>
            <w:rPrChange w:id="62" w:author="fish [2]" w:date="2025-10-28T10:41:54Z">
              <w:rPr>
                <w:rFonts w:hint="eastAsia" w:ascii="宋体" w:hAnsi="宋体" w:eastAsia="宋体"/>
                <w:lang w:val="en-US" w:eastAsia="zh-CN"/>
              </w:rPr>
            </w:rPrChange>
          </w:rPr>
          <w:t>1</w:t>
        </w:r>
      </w:ins>
      <w:ins w:id="63" w:author="fish [2]" w:date="2025-10-28T10:41:32Z">
        <w:r>
          <w:rPr>
            <w:rFonts w:hint="eastAsia" w:ascii="宋体" w:hAnsi="宋体" w:eastAsia="宋体"/>
            <w:szCs w:val="21"/>
            <w:lang w:val="en-US" w:eastAsia="zh-CN"/>
            <w:rPrChange w:id="64" w:author="fish [2]" w:date="2025-10-28T10:41:54Z">
              <w:rPr>
                <w:rFonts w:hint="eastAsia" w:ascii="宋体" w:hAnsi="宋体" w:eastAsia="宋体"/>
                <w:lang w:val="en-US" w:eastAsia="zh-CN"/>
              </w:rPr>
            </w:rPrChange>
          </w:rPr>
          <w:t>.1</w:t>
        </w:r>
      </w:ins>
      <w:ins w:id="65" w:author="fish [2]" w:date="2025-10-28T10:41:33Z">
        <w:r>
          <w:rPr>
            <w:rFonts w:hint="eastAsia" w:ascii="宋体" w:hAnsi="宋体" w:eastAsia="宋体"/>
            <w:szCs w:val="21"/>
            <w:lang w:val="en-US" w:eastAsia="zh-CN"/>
            <w:rPrChange w:id="66" w:author="fish [2]" w:date="2025-10-28T10:41:54Z">
              <w:rPr>
                <w:rFonts w:hint="eastAsia" w:ascii="宋体" w:hAnsi="宋体" w:eastAsia="宋体"/>
                <w:lang w:val="en-US" w:eastAsia="zh-CN"/>
              </w:rPr>
            </w:rPrChange>
          </w:rPr>
          <w:t>.3</w:t>
        </w:r>
      </w:ins>
      <w:ins w:id="67" w:author="fish [2]" w:date="2025-10-28T10:41:38Z">
        <w:r>
          <w:rPr>
            <w:rFonts w:hint="eastAsia" w:ascii="宋体" w:hAnsi="宋体" w:eastAsia="宋体"/>
            <w:szCs w:val="21"/>
            <w:lang w:val="en-US" w:eastAsia="zh-CN"/>
            <w:rPrChange w:id="68" w:author="fish [2]" w:date="2025-10-28T10:41:54Z">
              <w:rPr>
                <w:rFonts w:hint="eastAsia" w:ascii="宋体" w:hAnsi="宋体" w:eastAsia="宋体"/>
                <w:lang w:val="en-US" w:eastAsia="zh-CN"/>
              </w:rPr>
            </w:rPrChange>
          </w:rPr>
          <w:t>场地</w:t>
        </w:r>
      </w:ins>
      <w:ins w:id="69" w:author="fish [2]" w:date="2025-10-28T10:41:39Z">
        <w:r>
          <w:rPr>
            <w:rFonts w:hint="eastAsia" w:ascii="宋体" w:hAnsi="宋体" w:eastAsia="宋体"/>
            <w:szCs w:val="21"/>
            <w:lang w:val="en-US" w:eastAsia="zh-CN"/>
            <w:rPrChange w:id="70" w:author="fish [2]" w:date="2025-10-28T10:41:54Z">
              <w:rPr>
                <w:rFonts w:hint="eastAsia" w:ascii="宋体" w:hAnsi="宋体" w:eastAsia="宋体"/>
                <w:lang w:val="en-US" w:eastAsia="zh-CN"/>
              </w:rPr>
            </w:rPrChange>
          </w:rPr>
          <w:t>信息</w:t>
        </w:r>
      </w:ins>
      <w:ins w:id="71" w:author="fish [2]" w:date="2025-10-28T10:41:40Z">
        <w:r>
          <w:rPr>
            <w:rFonts w:hint="eastAsia" w:ascii="宋体" w:hAnsi="宋体" w:eastAsia="宋体"/>
            <w:szCs w:val="21"/>
            <w:lang w:val="en-US" w:eastAsia="zh-CN"/>
            <w:rPrChange w:id="72" w:author="fish [2]" w:date="2025-10-28T10:41:54Z">
              <w:rPr>
                <w:rFonts w:hint="eastAsia" w:ascii="宋体" w:hAnsi="宋体" w:eastAsia="宋体"/>
                <w:lang w:val="en-US" w:eastAsia="zh-CN"/>
              </w:rPr>
            </w:rPrChange>
          </w:rPr>
          <w:t>管理</w:t>
        </w:r>
      </w:ins>
      <w:ins w:id="73" w:author="fish [2]" w:date="2025-10-28T10:41:42Z">
        <w:r>
          <w:rPr>
            <w:rFonts w:hint="eastAsia" w:ascii="宋体" w:hAnsi="宋体" w:eastAsia="宋体"/>
            <w:szCs w:val="21"/>
            <w:lang w:val="en-US" w:eastAsia="zh-CN"/>
            <w:rPrChange w:id="74" w:author="fish [2]" w:date="2025-10-28T10:41:54Z">
              <w:rPr>
                <w:rFonts w:hint="eastAsia" w:ascii="宋体" w:hAnsi="宋体" w:eastAsia="宋体"/>
                <w:lang w:val="en-US" w:eastAsia="zh-CN"/>
              </w:rPr>
            </w:rPrChange>
          </w:rPr>
          <w:t>模块</w:t>
        </w:r>
      </w:ins>
    </w:p>
    <w:p w14:paraId="04CF73F9">
      <w:pPr>
        <w:pStyle w:val="26"/>
        <w:ind w:left="360"/>
        <w:rPr>
          <w:ins w:id="76" w:author="fish [2]" w:date="2025-10-28T10:43:21Z"/>
          <w:rFonts w:hint="eastAsia" w:ascii="宋体" w:hAnsi="宋体" w:eastAsia="宋体"/>
          <w:lang w:val="en-US" w:eastAsia="zh-CN"/>
          <w:rPrChange w:id="77" w:author="fish [2]" w:date="2025-10-28T11:31:17Z">
            <w:rPr>
              <w:ins w:id="78" w:author="fish [2]" w:date="2025-10-28T10:43:21Z"/>
              <w:rFonts w:hint="eastAsia" w:ascii="宋体" w:hAnsi="宋体" w:eastAsia="宋体"/>
              <w:lang w:val="en-US" w:eastAsia="zh-CN"/>
            </w:rPr>
          </w:rPrChange>
        </w:rPr>
        <w:pPrChange w:id="75" w:author="fish [2]" w:date="2025-10-28T11:31:17Z">
          <w:pPr>
            <w:pStyle w:val="26"/>
            <w:ind w:left="360"/>
          </w:pPr>
        </w:pPrChange>
      </w:pPr>
      <w:ins w:id="79" w:author="fish [2]" w:date="2025-10-28T10:42:12Z">
        <w:r>
          <w:rPr>
            <w:rFonts w:hint="eastAsia" w:ascii="宋体" w:hAnsi="宋体" w:eastAsia="宋体"/>
            <w:lang w:val="en-US" w:eastAsia="zh-CN"/>
            <w:rPrChange w:id="80" w:author="fish [2]" w:date="2025-10-28T11:31:17Z">
              <w:rPr>
                <w:rFonts w:hint="eastAsia"/>
                <w:lang w:val="en-US" w:eastAsia="zh-CN"/>
              </w:rPr>
            </w:rPrChange>
          </w:rPr>
          <w:t>该模块</w:t>
        </w:r>
      </w:ins>
      <w:ins w:id="82" w:author="fish [2]" w:date="2025-10-28T10:42:13Z">
        <w:r>
          <w:rPr>
            <w:rFonts w:hint="eastAsia" w:ascii="宋体" w:hAnsi="宋体" w:eastAsia="宋体"/>
            <w:lang w:val="en-US" w:eastAsia="zh-CN"/>
            <w:rPrChange w:id="83" w:author="fish [2]" w:date="2025-10-28T11:31:17Z">
              <w:rPr>
                <w:rFonts w:hint="eastAsia"/>
                <w:lang w:val="en-US" w:eastAsia="zh-CN"/>
              </w:rPr>
            </w:rPrChange>
          </w:rPr>
          <w:t>用于</w:t>
        </w:r>
      </w:ins>
      <w:ins w:id="85" w:author="fish [2]" w:date="2025-10-28T10:42:19Z">
        <w:r>
          <w:rPr>
            <w:rFonts w:hint="eastAsia" w:ascii="宋体" w:hAnsi="宋体" w:eastAsia="宋体"/>
            <w:lang w:val="en-US" w:eastAsia="zh-CN"/>
            <w:rPrChange w:id="86" w:author="fish [2]" w:date="2025-10-28T11:31:17Z">
              <w:rPr>
                <w:rFonts w:hint="eastAsia"/>
                <w:lang w:val="en-US" w:eastAsia="zh-CN"/>
              </w:rPr>
            </w:rPrChange>
          </w:rPr>
          <w:t>提供</w:t>
        </w:r>
      </w:ins>
      <w:ins w:id="88" w:author="fish [2]" w:date="2025-10-28T10:42:20Z">
        <w:r>
          <w:rPr>
            <w:rFonts w:hint="eastAsia" w:ascii="宋体" w:hAnsi="宋体" w:eastAsia="宋体"/>
            <w:lang w:val="en-US" w:eastAsia="zh-CN"/>
            <w:rPrChange w:id="89" w:author="fish [2]" w:date="2025-10-28T11:31:17Z">
              <w:rPr>
                <w:rFonts w:hint="eastAsia"/>
                <w:lang w:val="en-US" w:eastAsia="zh-CN"/>
              </w:rPr>
            </w:rPrChange>
          </w:rPr>
          <w:t>场馆</w:t>
        </w:r>
      </w:ins>
      <w:ins w:id="91" w:author="fish [2]" w:date="2025-10-28T10:42:21Z">
        <w:r>
          <w:rPr>
            <w:rFonts w:hint="eastAsia" w:ascii="宋体" w:hAnsi="宋体" w:eastAsia="宋体"/>
            <w:lang w:val="en-US" w:eastAsia="zh-CN"/>
            <w:rPrChange w:id="92" w:author="fish [2]" w:date="2025-10-28T11:31:17Z">
              <w:rPr>
                <w:rFonts w:hint="eastAsia"/>
                <w:lang w:val="en-US" w:eastAsia="zh-CN"/>
              </w:rPr>
            </w:rPrChange>
          </w:rPr>
          <w:t>中</w:t>
        </w:r>
      </w:ins>
      <w:ins w:id="94" w:author="fish [2]" w:date="2025-10-28T10:42:23Z">
        <w:r>
          <w:rPr>
            <w:rFonts w:hint="eastAsia" w:ascii="宋体" w:hAnsi="宋体" w:eastAsia="宋体"/>
            <w:lang w:val="en-US" w:eastAsia="zh-CN"/>
            <w:rPrChange w:id="95" w:author="fish [2]" w:date="2025-10-28T11:31:17Z">
              <w:rPr>
                <w:rFonts w:hint="eastAsia"/>
                <w:lang w:val="en-US" w:eastAsia="zh-CN"/>
              </w:rPr>
            </w:rPrChange>
          </w:rPr>
          <w:t>具体</w:t>
        </w:r>
      </w:ins>
      <w:ins w:id="97" w:author="fish [2]" w:date="2025-10-28T10:42:24Z">
        <w:r>
          <w:rPr>
            <w:rFonts w:hint="eastAsia" w:ascii="宋体" w:hAnsi="宋体" w:eastAsia="宋体"/>
            <w:lang w:val="en-US" w:eastAsia="zh-CN"/>
            <w:rPrChange w:id="98" w:author="fish [2]" w:date="2025-10-28T11:31:17Z">
              <w:rPr>
                <w:rFonts w:hint="eastAsia"/>
                <w:lang w:val="en-US" w:eastAsia="zh-CN"/>
              </w:rPr>
            </w:rPrChange>
          </w:rPr>
          <w:t>场地的</w:t>
        </w:r>
      </w:ins>
      <w:ins w:id="100" w:author="fish [2]" w:date="2025-10-28T10:42:25Z">
        <w:r>
          <w:rPr>
            <w:rFonts w:hint="eastAsia" w:ascii="宋体" w:hAnsi="宋体" w:eastAsia="宋体"/>
            <w:lang w:val="en-US" w:eastAsia="zh-CN"/>
            <w:rPrChange w:id="101" w:author="fish [2]" w:date="2025-10-28T11:31:17Z">
              <w:rPr>
                <w:rFonts w:hint="eastAsia"/>
                <w:lang w:val="en-US" w:eastAsia="zh-CN"/>
              </w:rPr>
            </w:rPrChange>
          </w:rPr>
          <w:t>信息</w:t>
        </w:r>
      </w:ins>
      <w:ins w:id="103" w:author="fish [2]" w:date="2025-10-28T10:42:26Z">
        <w:r>
          <w:rPr>
            <w:rFonts w:hint="eastAsia" w:ascii="宋体" w:hAnsi="宋体" w:eastAsia="宋体"/>
            <w:lang w:val="en-US" w:eastAsia="zh-CN"/>
            <w:rPrChange w:id="104" w:author="fish [2]" w:date="2025-10-28T11:31:17Z">
              <w:rPr>
                <w:rFonts w:hint="eastAsia"/>
                <w:lang w:val="en-US" w:eastAsia="zh-CN"/>
              </w:rPr>
            </w:rPrChange>
          </w:rPr>
          <w:t>，</w:t>
        </w:r>
      </w:ins>
      <w:ins w:id="106" w:author="fish [2]" w:date="2025-10-28T10:42:30Z">
        <w:r>
          <w:rPr>
            <w:rFonts w:hint="eastAsia" w:ascii="宋体" w:hAnsi="宋体" w:eastAsia="宋体"/>
            <w:lang w:val="en-US" w:eastAsia="zh-CN"/>
            <w:rPrChange w:id="107" w:author="fish [2]" w:date="2025-10-28T11:31:17Z">
              <w:rPr>
                <w:rFonts w:hint="eastAsia"/>
                <w:lang w:val="en-US" w:eastAsia="zh-CN"/>
              </w:rPr>
            </w:rPrChange>
          </w:rPr>
          <w:t>实现</w:t>
        </w:r>
      </w:ins>
      <w:ins w:id="109" w:author="fish [2]" w:date="2025-10-28T10:42:31Z">
        <w:r>
          <w:rPr>
            <w:rFonts w:hint="eastAsia" w:ascii="宋体" w:hAnsi="宋体" w:eastAsia="宋体"/>
            <w:lang w:val="en-US" w:eastAsia="zh-CN"/>
            <w:rPrChange w:id="110" w:author="fish [2]" w:date="2025-10-28T11:31:17Z">
              <w:rPr>
                <w:rFonts w:hint="eastAsia"/>
                <w:lang w:val="en-US" w:eastAsia="zh-CN"/>
              </w:rPr>
            </w:rPrChange>
          </w:rPr>
          <w:t>场地</w:t>
        </w:r>
      </w:ins>
      <w:ins w:id="112" w:author="fish [2]" w:date="2025-10-28T10:42:32Z">
        <w:r>
          <w:rPr>
            <w:rFonts w:hint="eastAsia" w:ascii="宋体" w:hAnsi="宋体" w:eastAsia="宋体"/>
            <w:lang w:val="en-US" w:eastAsia="zh-CN"/>
            <w:rPrChange w:id="113" w:author="fish [2]" w:date="2025-10-28T11:31:17Z">
              <w:rPr>
                <w:rFonts w:hint="eastAsia"/>
                <w:lang w:val="en-US" w:eastAsia="zh-CN"/>
              </w:rPr>
            </w:rPrChange>
          </w:rPr>
          <w:t>信息</w:t>
        </w:r>
      </w:ins>
      <w:ins w:id="115" w:author="fish [2]" w:date="2025-10-28T10:42:33Z">
        <w:r>
          <w:rPr>
            <w:rFonts w:hint="eastAsia" w:ascii="宋体" w:hAnsi="宋体" w:eastAsia="宋体"/>
            <w:lang w:val="en-US" w:eastAsia="zh-CN"/>
            <w:rPrChange w:id="116" w:author="fish [2]" w:date="2025-10-28T11:31:17Z">
              <w:rPr>
                <w:rFonts w:hint="eastAsia"/>
                <w:lang w:val="en-US" w:eastAsia="zh-CN"/>
              </w:rPr>
            </w:rPrChange>
          </w:rPr>
          <w:t>的</w:t>
        </w:r>
      </w:ins>
      <w:ins w:id="118" w:author="fish [2]" w:date="2025-10-28T10:42:34Z">
        <w:r>
          <w:rPr>
            <w:rFonts w:hint="eastAsia" w:ascii="宋体" w:hAnsi="宋体" w:eastAsia="宋体"/>
            <w:lang w:val="en-US" w:eastAsia="zh-CN"/>
            <w:rPrChange w:id="119" w:author="fish [2]" w:date="2025-10-28T11:31:17Z">
              <w:rPr>
                <w:rFonts w:hint="eastAsia"/>
                <w:lang w:val="en-US" w:eastAsia="zh-CN"/>
              </w:rPr>
            </w:rPrChange>
          </w:rPr>
          <w:t>发布</w:t>
        </w:r>
      </w:ins>
      <w:ins w:id="121" w:author="fish [2]" w:date="2025-10-28T10:42:35Z">
        <w:r>
          <w:rPr>
            <w:rFonts w:hint="eastAsia" w:ascii="宋体" w:hAnsi="宋体" w:eastAsia="宋体"/>
            <w:lang w:val="en-US" w:eastAsia="zh-CN"/>
            <w:rPrChange w:id="122" w:author="fish [2]" w:date="2025-10-28T11:31:17Z">
              <w:rPr>
                <w:rFonts w:hint="eastAsia"/>
                <w:lang w:val="en-US" w:eastAsia="zh-CN"/>
              </w:rPr>
            </w:rPrChange>
          </w:rPr>
          <w:t>、</w:t>
        </w:r>
      </w:ins>
      <w:ins w:id="124" w:author="fish [2]" w:date="2025-10-28T10:42:41Z">
        <w:r>
          <w:rPr>
            <w:rFonts w:hint="eastAsia" w:ascii="宋体" w:hAnsi="宋体" w:eastAsia="宋体"/>
            <w:lang w:val="en-US" w:eastAsia="zh-CN"/>
            <w:rPrChange w:id="125" w:author="fish [2]" w:date="2025-10-28T11:31:17Z">
              <w:rPr>
                <w:rFonts w:hint="eastAsia"/>
                <w:lang w:val="en-US" w:eastAsia="zh-CN"/>
              </w:rPr>
            </w:rPrChange>
          </w:rPr>
          <w:t>修改</w:t>
        </w:r>
      </w:ins>
      <w:ins w:id="127" w:author="fish [2]" w:date="2025-10-28T10:42:42Z">
        <w:r>
          <w:rPr>
            <w:rFonts w:hint="eastAsia" w:ascii="宋体" w:hAnsi="宋体" w:eastAsia="宋体"/>
            <w:lang w:val="en-US" w:eastAsia="zh-CN"/>
            <w:rPrChange w:id="128" w:author="fish [2]" w:date="2025-10-28T11:31:17Z">
              <w:rPr>
                <w:rFonts w:hint="eastAsia"/>
                <w:lang w:val="en-US" w:eastAsia="zh-CN"/>
              </w:rPr>
            </w:rPrChange>
          </w:rPr>
          <w:t>、</w:t>
        </w:r>
      </w:ins>
      <w:ins w:id="130" w:author="fish [2]" w:date="2025-10-28T10:42:43Z">
        <w:r>
          <w:rPr>
            <w:rFonts w:hint="eastAsia" w:ascii="宋体" w:hAnsi="宋体" w:eastAsia="宋体"/>
            <w:lang w:val="en-US" w:eastAsia="zh-CN"/>
            <w:rPrChange w:id="131" w:author="fish [2]" w:date="2025-10-28T11:31:17Z">
              <w:rPr>
                <w:rFonts w:hint="eastAsia"/>
                <w:lang w:val="en-US" w:eastAsia="zh-CN"/>
              </w:rPr>
            </w:rPrChange>
          </w:rPr>
          <w:t>删除、</w:t>
        </w:r>
      </w:ins>
      <w:ins w:id="133" w:author="fish [2]" w:date="2025-10-28T10:42:45Z">
        <w:r>
          <w:rPr>
            <w:rFonts w:hint="eastAsia" w:ascii="宋体" w:hAnsi="宋体" w:eastAsia="宋体"/>
            <w:lang w:val="en-US" w:eastAsia="zh-CN"/>
            <w:rPrChange w:id="134" w:author="fish [2]" w:date="2025-10-28T11:31:17Z">
              <w:rPr>
                <w:rFonts w:hint="eastAsia"/>
                <w:lang w:val="en-US" w:eastAsia="zh-CN"/>
              </w:rPr>
            </w:rPrChange>
          </w:rPr>
          <w:t>查看</w:t>
        </w:r>
      </w:ins>
      <w:ins w:id="136" w:author="fish [2]" w:date="2025-10-28T10:42:46Z">
        <w:r>
          <w:rPr>
            <w:rFonts w:hint="eastAsia" w:ascii="宋体" w:hAnsi="宋体" w:eastAsia="宋体"/>
            <w:lang w:val="en-US" w:eastAsia="zh-CN"/>
            <w:rPrChange w:id="137" w:author="fish [2]" w:date="2025-10-28T11:31:17Z">
              <w:rPr>
                <w:rFonts w:hint="eastAsia"/>
                <w:lang w:val="en-US" w:eastAsia="zh-CN"/>
              </w:rPr>
            </w:rPrChange>
          </w:rPr>
          <w:t>的</w:t>
        </w:r>
      </w:ins>
      <w:ins w:id="139" w:author="fish [2]" w:date="2025-10-28T10:42:47Z">
        <w:r>
          <w:rPr>
            <w:rFonts w:hint="eastAsia" w:ascii="宋体" w:hAnsi="宋体" w:eastAsia="宋体"/>
            <w:lang w:val="en-US" w:eastAsia="zh-CN"/>
            <w:rPrChange w:id="140" w:author="fish [2]" w:date="2025-10-28T11:31:17Z">
              <w:rPr>
                <w:rFonts w:hint="eastAsia"/>
                <w:lang w:val="en-US" w:eastAsia="zh-CN"/>
              </w:rPr>
            </w:rPrChange>
          </w:rPr>
          <w:t>操作</w:t>
        </w:r>
      </w:ins>
      <w:ins w:id="142" w:author="fish [2]" w:date="2025-10-28T10:42:48Z">
        <w:r>
          <w:rPr>
            <w:rFonts w:hint="eastAsia" w:ascii="宋体" w:hAnsi="宋体" w:eastAsia="宋体"/>
            <w:lang w:val="en-US" w:eastAsia="zh-CN"/>
            <w:rPrChange w:id="143" w:author="fish [2]" w:date="2025-10-28T11:31:17Z">
              <w:rPr>
                <w:rFonts w:hint="eastAsia"/>
                <w:lang w:val="en-US" w:eastAsia="zh-CN"/>
              </w:rPr>
            </w:rPrChange>
          </w:rPr>
          <w:t>。</w:t>
        </w:r>
      </w:ins>
    </w:p>
    <w:p w14:paraId="7B100C9C">
      <w:pPr>
        <w:pStyle w:val="26"/>
        <w:ind w:left="360" w:firstLine="0" w:firstLineChars="0"/>
        <w:rPr>
          <w:ins w:id="146" w:author="fish [2]" w:date="2025-10-28T10:43:47Z"/>
          <w:rFonts w:hint="eastAsia" w:ascii="宋体" w:hAnsi="宋体" w:eastAsia="宋体"/>
          <w:b/>
          <w:bCs/>
          <w:lang w:val="en-US" w:eastAsia="zh-CN"/>
          <w:rPrChange w:id="147" w:author="fish [2]" w:date="2025-10-28T11:31:26Z">
            <w:rPr>
              <w:ins w:id="148" w:author="fish [2]" w:date="2025-10-28T10:43:47Z"/>
              <w:rFonts w:hint="eastAsia" w:ascii="宋体" w:hAnsi="宋体" w:eastAsia="宋体"/>
              <w:lang w:val="en-US" w:eastAsia="zh-CN"/>
            </w:rPr>
          </w:rPrChange>
        </w:rPr>
        <w:pPrChange w:id="145" w:author="fish [2]" w:date="2025-10-28T11:31:26Z">
          <w:pPr>
            <w:pStyle w:val="26"/>
            <w:ind w:left="360"/>
          </w:pPr>
        </w:pPrChange>
      </w:pPr>
      <w:ins w:id="149" w:author="fish [2]" w:date="2025-10-28T10:43:24Z">
        <w:r>
          <w:rPr>
            <w:rFonts w:hint="eastAsia" w:ascii="宋体" w:hAnsi="宋体" w:eastAsia="宋体"/>
            <w:b/>
            <w:bCs/>
            <w:lang w:val="en-US" w:eastAsia="zh-CN"/>
            <w:rPrChange w:id="150" w:author="fish [2]" w:date="2025-10-28T11:31:26Z">
              <w:rPr>
                <w:rFonts w:hint="eastAsia" w:ascii="宋体" w:hAnsi="宋体" w:eastAsia="宋体"/>
                <w:lang w:val="en-US" w:eastAsia="zh-CN"/>
              </w:rPr>
            </w:rPrChange>
          </w:rPr>
          <w:t>①</w:t>
        </w:r>
      </w:ins>
      <w:ins w:id="152" w:author="fish [2]" w:date="2025-10-28T10:43:29Z">
        <w:r>
          <w:rPr>
            <w:rFonts w:hint="eastAsia" w:ascii="宋体" w:hAnsi="宋体" w:eastAsia="宋体"/>
            <w:b/>
            <w:bCs/>
            <w:lang w:val="en-US" w:eastAsia="zh-CN"/>
            <w:rPrChange w:id="153" w:author="fish [2]" w:date="2025-10-28T11:31:26Z">
              <w:rPr>
                <w:rFonts w:hint="eastAsia" w:ascii="宋体" w:hAnsi="宋体" w:eastAsia="宋体"/>
                <w:lang w:val="en-US" w:eastAsia="zh-CN"/>
              </w:rPr>
            </w:rPrChange>
          </w:rPr>
          <w:t>发布</w:t>
        </w:r>
      </w:ins>
      <w:ins w:id="155" w:author="fish [2]" w:date="2025-10-28T10:43:32Z">
        <w:r>
          <w:rPr>
            <w:rFonts w:hint="eastAsia" w:ascii="宋体" w:hAnsi="宋体" w:eastAsia="宋体"/>
            <w:b/>
            <w:bCs/>
            <w:lang w:val="en-US" w:eastAsia="zh-CN"/>
            <w:rPrChange w:id="156" w:author="fish [2]" w:date="2025-10-28T11:31:26Z">
              <w:rPr>
                <w:rFonts w:hint="eastAsia" w:ascii="宋体" w:hAnsi="宋体" w:eastAsia="宋体"/>
                <w:lang w:val="en-US" w:eastAsia="zh-CN"/>
              </w:rPr>
            </w:rPrChange>
          </w:rPr>
          <w:t>场地</w:t>
        </w:r>
      </w:ins>
      <w:ins w:id="158" w:author="fish [2]" w:date="2025-10-28T10:43:33Z">
        <w:r>
          <w:rPr>
            <w:rFonts w:hint="eastAsia" w:ascii="宋体" w:hAnsi="宋体" w:eastAsia="宋体"/>
            <w:b/>
            <w:bCs/>
            <w:lang w:val="en-US" w:eastAsia="zh-CN"/>
            <w:rPrChange w:id="159" w:author="fish [2]" w:date="2025-10-28T11:31:26Z">
              <w:rPr>
                <w:rFonts w:hint="eastAsia" w:ascii="宋体" w:hAnsi="宋体" w:eastAsia="宋体"/>
                <w:lang w:val="en-US" w:eastAsia="zh-CN"/>
              </w:rPr>
            </w:rPrChange>
          </w:rPr>
          <w:t>信息</w:t>
        </w:r>
      </w:ins>
    </w:p>
    <w:p w14:paraId="5B0A8890">
      <w:pPr>
        <w:pStyle w:val="26"/>
        <w:ind w:left="360"/>
        <w:rPr>
          <w:ins w:id="162" w:author="fish [2]" w:date="2025-10-28T10:54:51Z"/>
          <w:rFonts w:hint="eastAsia" w:ascii="宋体" w:hAnsi="宋体" w:eastAsia="宋体"/>
          <w:lang w:val="en-US" w:eastAsia="zh-CN"/>
        </w:rPr>
        <w:pPrChange w:id="161" w:author="fish [2]" w:date="2025-10-28T11:31:39Z">
          <w:pPr>
            <w:pStyle w:val="26"/>
            <w:ind w:left="360"/>
          </w:pPr>
        </w:pPrChange>
      </w:pPr>
      <w:ins w:id="163" w:author="fish [2]" w:date="2025-10-28T10:43:49Z">
        <w:r>
          <w:rPr>
            <w:rFonts w:hint="eastAsia" w:ascii="宋体" w:hAnsi="宋体" w:eastAsia="宋体"/>
            <w:lang w:val="en-US" w:eastAsia="zh-CN"/>
          </w:rPr>
          <w:t>用户</w:t>
        </w:r>
      </w:ins>
      <w:ins w:id="164" w:author="fish [2]" w:date="2025-10-28T10:43:50Z">
        <w:r>
          <w:rPr>
            <w:rFonts w:hint="eastAsia" w:ascii="宋体" w:hAnsi="宋体" w:eastAsia="宋体"/>
            <w:lang w:val="en-US" w:eastAsia="zh-CN"/>
          </w:rPr>
          <w:t>在</w:t>
        </w:r>
      </w:ins>
      <w:ins w:id="165" w:author="fish [2]" w:date="2025-10-28T10:43:53Z">
        <w:r>
          <w:rPr>
            <w:rFonts w:hint="eastAsia" w:ascii="宋体" w:hAnsi="宋体" w:eastAsia="宋体"/>
            <w:lang w:val="en-US" w:eastAsia="zh-CN"/>
          </w:rPr>
          <w:t>已发布过审</w:t>
        </w:r>
      </w:ins>
      <w:ins w:id="166" w:author="fish [2]" w:date="2025-10-28T10:43:54Z">
        <w:r>
          <w:rPr>
            <w:rFonts w:hint="eastAsia" w:ascii="宋体" w:hAnsi="宋体" w:eastAsia="宋体"/>
            <w:lang w:val="en-US" w:eastAsia="zh-CN"/>
          </w:rPr>
          <w:t>的</w:t>
        </w:r>
      </w:ins>
      <w:ins w:id="167" w:author="fish [2]" w:date="2025-10-28T10:43:56Z">
        <w:r>
          <w:rPr>
            <w:rFonts w:hint="eastAsia" w:ascii="宋体" w:hAnsi="宋体" w:eastAsia="宋体"/>
            <w:lang w:val="en-US" w:eastAsia="zh-CN"/>
          </w:rPr>
          <w:t>场馆</w:t>
        </w:r>
      </w:ins>
      <w:ins w:id="168" w:author="fish [2]" w:date="2025-10-28T10:43:57Z">
        <w:r>
          <w:rPr>
            <w:rFonts w:hint="eastAsia" w:ascii="宋体" w:hAnsi="宋体" w:eastAsia="宋体"/>
            <w:lang w:val="en-US" w:eastAsia="zh-CN"/>
          </w:rPr>
          <w:t>中</w:t>
        </w:r>
      </w:ins>
      <w:ins w:id="169" w:author="fish [2]" w:date="2025-10-28T10:43:59Z">
        <w:r>
          <w:rPr>
            <w:rFonts w:hint="eastAsia" w:ascii="宋体" w:hAnsi="宋体" w:eastAsia="宋体"/>
            <w:lang w:val="en-US" w:eastAsia="zh-CN"/>
          </w:rPr>
          <w:t>发布</w:t>
        </w:r>
      </w:ins>
      <w:ins w:id="170" w:author="fish [2]" w:date="2025-10-28T10:44:00Z">
        <w:r>
          <w:rPr>
            <w:rFonts w:hint="eastAsia" w:ascii="宋体" w:hAnsi="宋体" w:eastAsia="宋体"/>
            <w:lang w:val="en-US" w:eastAsia="zh-CN"/>
          </w:rPr>
          <w:t>具体</w:t>
        </w:r>
      </w:ins>
      <w:ins w:id="171" w:author="fish [2]" w:date="2025-10-28T10:44:02Z">
        <w:r>
          <w:rPr>
            <w:rFonts w:hint="eastAsia" w:ascii="宋体" w:hAnsi="宋体" w:eastAsia="宋体"/>
            <w:lang w:val="en-US" w:eastAsia="zh-CN"/>
          </w:rPr>
          <w:t>场地信息</w:t>
        </w:r>
      </w:ins>
      <w:ins w:id="172" w:author="fish [2]" w:date="2025-10-28T10:44:03Z">
        <w:r>
          <w:rPr>
            <w:rFonts w:hint="eastAsia" w:ascii="宋体" w:hAnsi="宋体" w:eastAsia="宋体"/>
            <w:lang w:val="en-US" w:eastAsia="zh-CN"/>
          </w:rPr>
          <w:t>，</w:t>
        </w:r>
      </w:ins>
      <w:ins w:id="173" w:author="fish [2]" w:date="2025-10-28T10:44:05Z">
        <w:r>
          <w:rPr>
            <w:rFonts w:hint="eastAsia" w:ascii="宋体" w:hAnsi="宋体" w:eastAsia="宋体"/>
            <w:lang w:val="en-US" w:eastAsia="zh-CN"/>
          </w:rPr>
          <w:t>包括</w:t>
        </w:r>
      </w:ins>
      <w:ins w:id="174" w:author="fish [2]" w:date="2025-10-28T10:44:08Z">
        <w:r>
          <w:rPr>
            <w:rFonts w:hint="eastAsia" w:ascii="宋体" w:hAnsi="宋体" w:eastAsia="宋体"/>
            <w:lang w:val="en-US" w:eastAsia="zh-CN"/>
          </w:rPr>
          <w:t>场地</w:t>
        </w:r>
      </w:ins>
      <w:ins w:id="175" w:author="fish [2]" w:date="2025-10-28T10:44:09Z">
        <w:r>
          <w:rPr>
            <w:rFonts w:hint="eastAsia" w:ascii="宋体" w:hAnsi="宋体" w:eastAsia="宋体"/>
            <w:lang w:val="en-US" w:eastAsia="zh-CN"/>
          </w:rPr>
          <w:t>类型</w:t>
        </w:r>
      </w:ins>
      <w:ins w:id="176" w:author="fish [2]" w:date="2025-10-28T10:55:54Z">
        <w:r>
          <w:rPr>
            <w:rFonts w:hint="eastAsia" w:ascii="宋体" w:hAnsi="宋体" w:eastAsia="宋体"/>
            <w:lang w:val="en-US" w:eastAsia="zh-CN"/>
          </w:rPr>
          <w:t>、</w:t>
        </w:r>
      </w:ins>
      <w:ins w:id="177" w:author="fish [2]" w:date="2025-10-28T10:55:55Z">
        <w:r>
          <w:rPr>
            <w:rFonts w:hint="eastAsia" w:ascii="宋体" w:hAnsi="宋体" w:eastAsia="宋体"/>
            <w:lang w:val="en-US" w:eastAsia="zh-CN"/>
          </w:rPr>
          <w:t>场地</w:t>
        </w:r>
      </w:ins>
      <w:ins w:id="178" w:author="fish [2]" w:date="2025-10-28T10:55:58Z">
        <w:r>
          <w:rPr>
            <w:rFonts w:hint="eastAsia" w:ascii="宋体" w:hAnsi="宋体" w:eastAsia="宋体"/>
            <w:lang w:val="en-US" w:eastAsia="zh-CN"/>
          </w:rPr>
          <w:t>编号</w:t>
        </w:r>
      </w:ins>
      <w:ins w:id="179" w:author="fish [2]" w:date="2025-10-28T10:44:11Z">
        <w:r>
          <w:rPr>
            <w:rFonts w:hint="eastAsia" w:ascii="宋体" w:hAnsi="宋体" w:eastAsia="宋体"/>
            <w:lang w:val="en-US" w:eastAsia="zh-CN"/>
          </w:rPr>
          <w:t>、</w:t>
        </w:r>
      </w:ins>
      <w:ins w:id="180" w:author="fish [2]" w:date="2025-10-28T10:44:15Z">
        <w:r>
          <w:rPr>
            <w:rFonts w:hint="eastAsia" w:ascii="宋体" w:hAnsi="宋体" w:eastAsia="宋体"/>
            <w:lang w:val="en-US" w:eastAsia="zh-CN"/>
          </w:rPr>
          <w:t>开放时间段</w:t>
        </w:r>
      </w:ins>
      <w:ins w:id="181" w:author="fish [2]" w:date="2025-10-28T11:13:09Z">
        <w:r>
          <w:rPr>
            <w:rFonts w:hint="eastAsia" w:ascii="宋体" w:hAnsi="宋体" w:eastAsia="宋体"/>
            <w:lang w:val="en-US" w:eastAsia="zh-CN"/>
          </w:rPr>
          <w:t>、</w:t>
        </w:r>
      </w:ins>
      <w:ins w:id="182" w:author="fish [2]" w:date="2025-10-28T11:13:36Z">
        <w:r>
          <w:rPr>
            <w:rFonts w:hint="eastAsia" w:ascii="宋体" w:hAnsi="宋体" w:eastAsia="宋体"/>
            <w:lang w:val="en-US" w:eastAsia="zh-CN"/>
          </w:rPr>
          <w:t>可预约</w:t>
        </w:r>
      </w:ins>
      <w:ins w:id="183" w:author="fish [2]" w:date="2025-10-28T11:13:38Z">
        <w:r>
          <w:rPr>
            <w:rFonts w:hint="eastAsia" w:ascii="宋体" w:hAnsi="宋体" w:eastAsia="宋体"/>
            <w:lang w:val="en-US" w:eastAsia="zh-CN"/>
          </w:rPr>
          <w:t>日期</w:t>
        </w:r>
      </w:ins>
      <w:ins w:id="184" w:author="fish [2]" w:date="2025-10-28T11:02:22Z">
        <w:r>
          <w:rPr>
            <w:rFonts w:hint="eastAsia" w:ascii="宋体" w:hAnsi="宋体" w:eastAsia="宋体"/>
            <w:lang w:val="en-US" w:eastAsia="zh-CN"/>
          </w:rPr>
          <w:t>、</w:t>
        </w:r>
      </w:ins>
      <w:ins w:id="185" w:author="fish [2]" w:date="2025-10-28T11:02:24Z">
        <w:r>
          <w:rPr>
            <w:rFonts w:hint="eastAsia" w:ascii="宋体" w:hAnsi="宋体" w:eastAsia="宋体"/>
            <w:lang w:val="en-US" w:eastAsia="zh-CN"/>
          </w:rPr>
          <w:t>预约</w:t>
        </w:r>
      </w:ins>
      <w:ins w:id="186" w:author="fish [2]" w:date="2025-10-28T11:02:25Z">
        <w:r>
          <w:rPr>
            <w:rFonts w:hint="eastAsia" w:ascii="宋体" w:hAnsi="宋体" w:eastAsia="宋体"/>
            <w:lang w:val="en-US" w:eastAsia="zh-CN"/>
          </w:rPr>
          <w:t>费用</w:t>
        </w:r>
      </w:ins>
      <w:ins w:id="187" w:author="fish [2]" w:date="2025-10-28T10:54:32Z">
        <w:r>
          <w:rPr>
            <w:rFonts w:hint="eastAsia" w:ascii="宋体" w:hAnsi="宋体" w:eastAsia="宋体"/>
            <w:lang w:val="en-US" w:eastAsia="zh-CN"/>
          </w:rPr>
          <w:t>，</w:t>
        </w:r>
      </w:ins>
      <w:ins w:id="188" w:author="fish [2]" w:date="2025-10-28T10:54:34Z">
        <w:r>
          <w:rPr>
            <w:rFonts w:hint="eastAsia" w:ascii="宋体" w:hAnsi="宋体" w:eastAsia="宋体"/>
            <w:lang w:val="en-US" w:eastAsia="zh-CN"/>
          </w:rPr>
          <w:t>按</w:t>
        </w:r>
      </w:ins>
      <w:ins w:id="189" w:author="fish [2]" w:date="2025-10-28T10:54:45Z">
        <w:r>
          <w:rPr>
            <w:rFonts w:hint="eastAsia" w:ascii="宋体" w:hAnsi="宋体" w:eastAsia="宋体"/>
            <w:lang w:val="en-US" w:eastAsia="zh-CN"/>
          </w:rPr>
          <w:t>模版</w:t>
        </w:r>
      </w:ins>
      <w:ins w:id="190" w:author="fish [2]" w:date="2025-10-28T10:54:36Z">
        <w:r>
          <w:rPr>
            <w:rFonts w:hint="eastAsia" w:ascii="宋体" w:hAnsi="宋体" w:eastAsia="宋体"/>
            <w:lang w:val="en-US" w:eastAsia="zh-CN"/>
          </w:rPr>
          <w:t>填写后</w:t>
        </w:r>
      </w:ins>
      <w:ins w:id="191" w:author="fish [2]" w:date="2025-10-28T10:54:37Z">
        <w:r>
          <w:rPr>
            <w:rFonts w:hint="eastAsia" w:ascii="宋体" w:hAnsi="宋体" w:eastAsia="宋体"/>
            <w:lang w:val="en-US" w:eastAsia="zh-CN"/>
          </w:rPr>
          <w:t>即可发布</w:t>
        </w:r>
      </w:ins>
      <w:ins w:id="192" w:author="fish [2]" w:date="2025-10-28T10:54:38Z">
        <w:r>
          <w:rPr>
            <w:rFonts w:hint="eastAsia" w:ascii="宋体" w:hAnsi="宋体" w:eastAsia="宋体"/>
            <w:lang w:val="en-US" w:eastAsia="zh-CN"/>
          </w:rPr>
          <w:t>。</w:t>
        </w:r>
      </w:ins>
    </w:p>
    <w:p w14:paraId="02C48A49">
      <w:pPr>
        <w:pStyle w:val="26"/>
        <w:ind w:left="360" w:firstLine="0" w:firstLineChars="0"/>
        <w:rPr>
          <w:ins w:id="194" w:author="fish [2]" w:date="2025-10-28T10:55:11Z"/>
          <w:rFonts w:hint="eastAsia" w:ascii="宋体" w:hAnsi="宋体" w:eastAsia="宋体"/>
          <w:b/>
          <w:bCs/>
          <w:lang w:val="en-US" w:eastAsia="zh-CN"/>
          <w:rPrChange w:id="195" w:author="fish [2]" w:date="2025-10-28T11:31:29Z">
            <w:rPr>
              <w:ins w:id="196" w:author="fish [2]" w:date="2025-10-28T10:55:11Z"/>
              <w:rFonts w:hint="eastAsia" w:ascii="宋体" w:hAnsi="宋体" w:eastAsia="宋体"/>
              <w:lang w:val="en-US" w:eastAsia="zh-CN"/>
            </w:rPr>
          </w:rPrChange>
        </w:rPr>
        <w:pPrChange w:id="193" w:author="fish [2]" w:date="2025-10-28T11:31:29Z">
          <w:pPr>
            <w:pStyle w:val="26"/>
            <w:ind w:left="360"/>
          </w:pPr>
        </w:pPrChange>
      </w:pPr>
      <w:ins w:id="197" w:author="fish [2]" w:date="2025-10-28T10:54:53Z">
        <w:r>
          <w:rPr>
            <w:rFonts w:hint="eastAsia" w:ascii="宋体" w:hAnsi="宋体" w:eastAsia="宋体"/>
            <w:b/>
            <w:bCs/>
            <w:lang w:val="en-US" w:eastAsia="zh-CN"/>
            <w:rPrChange w:id="198" w:author="fish [2]" w:date="2025-10-28T11:31:29Z">
              <w:rPr>
                <w:rFonts w:hint="eastAsia" w:ascii="宋体" w:hAnsi="宋体" w:eastAsia="宋体"/>
                <w:lang w:val="en-US" w:eastAsia="zh-CN"/>
              </w:rPr>
            </w:rPrChange>
          </w:rPr>
          <w:t>②</w:t>
        </w:r>
      </w:ins>
      <w:ins w:id="200" w:author="fish [2]" w:date="2025-10-28T10:55:07Z">
        <w:r>
          <w:rPr>
            <w:rFonts w:hint="eastAsia" w:ascii="宋体" w:hAnsi="宋体" w:eastAsia="宋体"/>
            <w:b/>
            <w:bCs/>
            <w:lang w:val="en-US" w:eastAsia="zh-CN"/>
            <w:rPrChange w:id="201" w:author="fish [2]" w:date="2025-10-28T11:31:29Z">
              <w:rPr>
                <w:rFonts w:hint="eastAsia" w:ascii="宋体" w:hAnsi="宋体" w:eastAsia="宋体"/>
                <w:lang w:val="en-US" w:eastAsia="zh-CN"/>
              </w:rPr>
            </w:rPrChange>
          </w:rPr>
          <w:t>修改</w:t>
        </w:r>
      </w:ins>
      <w:ins w:id="203" w:author="fish [2]" w:date="2025-10-28T10:55:10Z">
        <w:r>
          <w:rPr>
            <w:rFonts w:hint="eastAsia" w:ascii="宋体" w:hAnsi="宋体" w:eastAsia="宋体"/>
            <w:b/>
            <w:bCs/>
            <w:lang w:val="en-US" w:eastAsia="zh-CN"/>
            <w:rPrChange w:id="204" w:author="fish [2]" w:date="2025-10-28T11:31:29Z">
              <w:rPr>
                <w:rFonts w:hint="eastAsia" w:ascii="宋体" w:hAnsi="宋体" w:eastAsia="宋体"/>
                <w:lang w:val="en-US" w:eastAsia="zh-CN"/>
              </w:rPr>
            </w:rPrChange>
          </w:rPr>
          <w:t>场地信息</w:t>
        </w:r>
      </w:ins>
    </w:p>
    <w:p w14:paraId="679D96F8">
      <w:pPr>
        <w:pStyle w:val="26"/>
        <w:ind w:left="360"/>
        <w:rPr>
          <w:ins w:id="207" w:author="fish [2]" w:date="2025-10-28T10:58:25Z"/>
          <w:rFonts w:hint="eastAsia" w:ascii="宋体" w:hAnsi="宋体" w:eastAsia="宋体"/>
          <w:lang w:val="en-US" w:eastAsia="zh-CN"/>
        </w:rPr>
        <w:pPrChange w:id="206" w:author="fish [2]" w:date="2025-10-28T11:31:41Z">
          <w:pPr>
            <w:pStyle w:val="26"/>
            <w:ind w:left="360"/>
          </w:pPr>
        </w:pPrChange>
      </w:pPr>
      <w:ins w:id="208" w:author="fish [2]" w:date="2025-10-28T10:55:12Z">
        <w:r>
          <w:rPr>
            <w:rFonts w:hint="eastAsia" w:ascii="宋体" w:hAnsi="宋体" w:eastAsia="宋体"/>
            <w:lang w:val="en-US" w:eastAsia="zh-CN"/>
          </w:rPr>
          <w:t>用户</w:t>
        </w:r>
      </w:ins>
      <w:ins w:id="209" w:author="fish [2]" w:date="2025-10-28T10:55:35Z">
        <w:r>
          <w:rPr>
            <w:rFonts w:hint="eastAsia" w:ascii="宋体" w:hAnsi="宋体" w:eastAsia="宋体"/>
            <w:lang w:val="en-US" w:eastAsia="zh-CN"/>
          </w:rPr>
          <w:t>对</w:t>
        </w:r>
      </w:ins>
      <w:ins w:id="210" w:author="fish [2]" w:date="2025-10-28T10:55:36Z">
        <w:r>
          <w:rPr>
            <w:rFonts w:hint="eastAsia" w:ascii="宋体" w:hAnsi="宋体" w:eastAsia="宋体"/>
            <w:lang w:val="en-US" w:eastAsia="zh-CN"/>
          </w:rPr>
          <w:t>已发布的</w:t>
        </w:r>
      </w:ins>
      <w:ins w:id="211" w:author="fish [2]" w:date="2025-10-28T10:55:38Z">
        <w:r>
          <w:rPr>
            <w:rFonts w:hint="eastAsia" w:ascii="宋体" w:hAnsi="宋体" w:eastAsia="宋体"/>
            <w:lang w:val="en-US" w:eastAsia="zh-CN"/>
          </w:rPr>
          <w:t>场地</w:t>
        </w:r>
      </w:ins>
      <w:ins w:id="212" w:author="fish [2]" w:date="2025-10-28T10:55:41Z">
        <w:r>
          <w:rPr>
            <w:rFonts w:hint="eastAsia" w:ascii="宋体" w:hAnsi="宋体" w:eastAsia="宋体"/>
            <w:lang w:val="en-US" w:eastAsia="zh-CN"/>
          </w:rPr>
          <w:t>信息</w:t>
        </w:r>
      </w:ins>
      <w:ins w:id="213" w:author="fish [2]" w:date="2025-10-28T10:56:19Z">
        <w:r>
          <w:rPr>
            <w:rFonts w:hint="eastAsia" w:ascii="宋体" w:hAnsi="宋体" w:eastAsia="宋体"/>
            <w:lang w:val="en-US" w:eastAsia="zh-CN"/>
          </w:rPr>
          <w:t>进行</w:t>
        </w:r>
      </w:ins>
      <w:ins w:id="214" w:author="fish [2]" w:date="2025-10-28T10:56:20Z">
        <w:r>
          <w:rPr>
            <w:rFonts w:hint="eastAsia" w:ascii="宋体" w:hAnsi="宋体" w:eastAsia="宋体"/>
            <w:lang w:val="en-US" w:eastAsia="zh-CN"/>
          </w:rPr>
          <w:t>修改，</w:t>
        </w:r>
      </w:ins>
      <w:ins w:id="215" w:author="fish [2]" w:date="2025-10-28T10:56:22Z">
        <w:r>
          <w:rPr>
            <w:rFonts w:hint="eastAsia" w:ascii="宋体" w:hAnsi="宋体" w:eastAsia="宋体"/>
            <w:lang w:val="en-US" w:eastAsia="zh-CN"/>
          </w:rPr>
          <w:t>可修改的</w:t>
        </w:r>
      </w:ins>
      <w:ins w:id="216" w:author="fish [2]" w:date="2025-10-28T10:56:26Z">
        <w:r>
          <w:rPr>
            <w:rFonts w:hint="eastAsia" w:ascii="宋体" w:hAnsi="宋体" w:eastAsia="宋体"/>
            <w:lang w:val="en-US" w:eastAsia="zh-CN"/>
          </w:rPr>
          <w:t>内容</w:t>
        </w:r>
      </w:ins>
      <w:ins w:id="217" w:author="fish [2]" w:date="2025-10-28T10:56:27Z">
        <w:r>
          <w:rPr>
            <w:rFonts w:hint="eastAsia" w:ascii="宋体" w:hAnsi="宋体" w:eastAsia="宋体"/>
            <w:lang w:val="en-US" w:eastAsia="zh-CN"/>
          </w:rPr>
          <w:t>为</w:t>
        </w:r>
      </w:ins>
      <w:ins w:id="218" w:author="fish [2]" w:date="2025-10-28T10:58:04Z">
        <w:r>
          <w:rPr>
            <w:rFonts w:hint="eastAsia" w:ascii="宋体" w:hAnsi="宋体" w:eastAsia="宋体"/>
            <w:lang w:val="en-US" w:eastAsia="zh-CN"/>
          </w:rPr>
          <w:t>场地编号、</w:t>
        </w:r>
      </w:ins>
      <w:ins w:id="219" w:author="fish [2]" w:date="2025-10-28T11:13:53Z">
        <w:r>
          <w:rPr>
            <w:rFonts w:hint="eastAsia" w:ascii="宋体" w:hAnsi="宋体" w:eastAsia="宋体"/>
            <w:lang w:val="en-US" w:eastAsia="zh-CN"/>
          </w:rPr>
          <w:t>开放</w:t>
        </w:r>
      </w:ins>
      <w:ins w:id="220" w:author="fish [2]" w:date="2025-10-28T10:58:08Z">
        <w:r>
          <w:rPr>
            <w:rFonts w:hint="eastAsia" w:ascii="宋体" w:hAnsi="宋体" w:eastAsia="宋体"/>
            <w:lang w:val="en-US" w:eastAsia="zh-CN"/>
          </w:rPr>
          <w:t>时间段</w:t>
        </w:r>
      </w:ins>
      <w:ins w:id="221" w:author="fish [2]" w:date="2025-10-28T11:02:28Z">
        <w:r>
          <w:rPr>
            <w:rFonts w:hint="eastAsia" w:ascii="宋体" w:hAnsi="宋体" w:eastAsia="宋体"/>
            <w:lang w:val="en-US" w:eastAsia="zh-CN"/>
          </w:rPr>
          <w:t>、</w:t>
        </w:r>
      </w:ins>
      <w:ins w:id="222" w:author="fish [2]" w:date="2025-10-28T11:13:57Z">
        <w:r>
          <w:rPr>
            <w:rFonts w:hint="eastAsia" w:ascii="宋体" w:hAnsi="宋体" w:eastAsia="宋体"/>
            <w:lang w:val="en-US" w:eastAsia="zh-CN"/>
          </w:rPr>
          <w:t>可预约日期</w:t>
        </w:r>
      </w:ins>
      <w:ins w:id="223" w:author="fish [2]" w:date="2025-10-28T11:13:55Z">
        <w:r>
          <w:rPr>
            <w:rFonts w:hint="eastAsia" w:ascii="宋体" w:hAnsi="宋体" w:eastAsia="宋体"/>
            <w:lang w:val="en-US" w:eastAsia="zh-CN"/>
          </w:rPr>
          <w:t>、</w:t>
        </w:r>
      </w:ins>
      <w:ins w:id="224" w:author="fish [2]" w:date="2025-10-28T11:02:29Z">
        <w:r>
          <w:rPr>
            <w:rFonts w:hint="eastAsia" w:ascii="宋体" w:hAnsi="宋体" w:eastAsia="宋体"/>
            <w:lang w:val="en-US" w:eastAsia="zh-CN"/>
          </w:rPr>
          <w:t>预约</w:t>
        </w:r>
      </w:ins>
      <w:ins w:id="225" w:author="fish [2]" w:date="2025-10-28T11:02:30Z">
        <w:r>
          <w:rPr>
            <w:rFonts w:hint="eastAsia" w:ascii="宋体" w:hAnsi="宋体" w:eastAsia="宋体"/>
            <w:lang w:val="en-US" w:eastAsia="zh-CN"/>
          </w:rPr>
          <w:t>费用</w:t>
        </w:r>
      </w:ins>
      <w:ins w:id="226" w:author="fish [2]" w:date="2025-10-28T10:58:10Z">
        <w:r>
          <w:rPr>
            <w:rFonts w:hint="eastAsia" w:ascii="宋体" w:hAnsi="宋体" w:eastAsia="宋体"/>
            <w:lang w:val="en-US" w:eastAsia="zh-CN"/>
          </w:rPr>
          <w:t>。</w:t>
        </w:r>
      </w:ins>
    </w:p>
    <w:p w14:paraId="74E938AD">
      <w:pPr>
        <w:pStyle w:val="26"/>
        <w:ind w:left="360" w:firstLine="0" w:firstLineChars="0"/>
        <w:rPr>
          <w:ins w:id="228" w:author="fish [2]" w:date="2025-10-28T10:58:47Z"/>
          <w:rFonts w:hint="eastAsia" w:ascii="宋体" w:hAnsi="宋体" w:eastAsia="宋体"/>
          <w:b/>
          <w:bCs/>
          <w:lang w:val="en-US" w:eastAsia="zh-CN"/>
          <w:rPrChange w:id="229" w:author="fish [2]" w:date="2025-10-28T11:31:32Z">
            <w:rPr>
              <w:ins w:id="230" w:author="fish [2]" w:date="2025-10-28T10:58:47Z"/>
              <w:rFonts w:hint="eastAsia" w:ascii="宋体" w:hAnsi="宋体" w:eastAsia="宋体"/>
              <w:lang w:val="en-US" w:eastAsia="zh-CN"/>
            </w:rPr>
          </w:rPrChange>
        </w:rPr>
        <w:pPrChange w:id="227" w:author="fish [2]" w:date="2025-10-28T11:31:32Z">
          <w:pPr>
            <w:pStyle w:val="26"/>
            <w:ind w:left="360"/>
          </w:pPr>
        </w:pPrChange>
      </w:pPr>
      <w:ins w:id="231" w:author="fish [2]" w:date="2025-10-28T10:58:27Z">
        <w:r>
          <w:rPr>
            <w:rFonts w:hint="eastAsia" w:ascii="宋体" w:hAnsi="宋体" w:eastAsia="宋体"/>
            <w:b/>
            <w:bCs/>
            <w:lang w:val="en-US" w:eastAsia="zh-CN"/>
            <w:rPrChange w:id="232" w:author="fish [2]" w:date="2025-10-28T11:31:32Z">
              <w:rPr>
                <w:rFonts w:hint="eastAsia" w:ascii="宋体" w:hAnsi="宋体" w:eastAsia="宋体"/>
                <w:lang w:val="en-US" w:eastAsia="zh-CN"/>
              </w:rPr>
            </w:rPrChange>
          </w:rPr>
          <w:t>③</w:t>
        </w:r>
      </w:ins>
      <w:ins w:id="234" w:author="fish [2]" w:date="2025-10-28T10:58:34Z">
        <w:r>
          <w:rPr>
            <w:rFonts w:hint="eastAsia" w:ascii="宋体" w:hAnsi="宋体" w:eastAsia="宋体"/>
            <w:b/>
            <w:bCs/>
            <w:lang w:val="en-US" w:eastAsia="zh-CN"/>
            <w:rPrChange w:id="235" w:author="fish [2]" w:date="2025-10-28T11:31:32Z">
              <w:rPr>
                <w:rFonts w:hint="eastAsia" w:ascii="宋体" w:hAnsi="宋体" w:eastAsia="宋体"/>
                <w:lang w:val="en-US" w:eastAsia="zh-CN"/>
              </w:rPr>
            </w:rPrChange>
          </w:rPr>
          <w:t>查看</w:t>
        </w:r>
      </w:ins>
      <w:ins w:id="237" w:author="fish [2]" w:date="2025-10-28T10:58:36Z">
        <w:r>
          <w:rPr>
            <w:rFonts w:hint="eastAsia" w:ascii="宋体" w:hAnsi="宋体" w:eastAsia="宋体"/>
            <w:b/>
            <w:bCs/>
            <w:lang w:val="en-US" w:eastAsia="zh-CN"/>
            <w:rPrChange w:id="238" w:author="fish [2]" w:date="2025-10-28T11:31:32Z">
              <w:rPr>
                <w:rFonts w:hint="eastAsia" w:ascii="宋体" w:hAnsi="宋体" w:eastAsia="宋体"/>
                <w:lang w:val="en-US" w:eastAsia="zh-CN"/>
              </w:rPr>
            </w:rPrChange>
          </w:rPr>
          <w:t>场地</w:t>
        </w:r>
      </w:ins>
      <w:ins w:id="240" w:author="fish [2]" w:date="2025-10-28T10:58:37Z">
        <w:r>
          <w:rPr>
            <w:rFonts w:hint="eastAsia" w:ascii="宋体" w:hAnsi="宋体" w:eastAsia="宋体"/>
            <w:b/>
            <w:bCs/>
            <w:lang w:val="en-US" w:eastAsia="zh-CN"/>
            <w:rPrChange w:id="241" w:author="fish [2]" w:date="2025-10-28T11:31:32Z">
              <w:rPr>
                <w:rFonts w:hint="eastAsia" w:ascii="宋体" w:hAnsi="宋体" w:eastAsia="宋体"/>
                <w:lang w:val="en-US" w:eastAsia="zh-CN"/>
              </w:rPr>
            </w:rPrChange>
          </w:rPr>
          <w:t>信息</w:t>
        </w:r>
      </w:ins>
    </w:p>
    <w:p w14:paraId="075A16E6">
      <w:pPr>
        <w:pStyle w:val="26"/>
        <w:ind w:left="360"/>
        <w:rPr>
          <w:ins w:id="244" w:author="fish [2]" w:date="2025-10-28T11:05:39Z"/>
          <w:rFonts w:hint="eastAsia" w:ascii="宋体" w:hAnsi="宋体" w:eastAsia="宋体"/>
          <w:lang w:val="en-US" w:eastAsia="zh-CN"/>
        </w:rPr>
        <w:pPrChange w:id="243" w:author="fish [2]" w:date="2025-10-28T11:31:43Z">
          <w:pPr>
            <w:pStyle w:val="26"/>
            <w:ind w:left="360"/>
          </w:pPr>
        </w:pPrChange>
      </w:pPr>
      <w:ins w:id="245" w:author="fish [2]" w:date="2025-10-28T10:58:49Z">
        <w:r>
          <w:rPr>
            <w:rFonts w:hint="eastAsia" w:ascii="宋体" w:hAnsi="宋体" w:eastAsia="宋体"/>
            <w:lang w:val="en-US" w:eastAsia="zh-CN"/>
          </w:rPr>
          <w:t>所有</w:t>
        </w:r>
      </w:ins>
      <w:ins w:id="246" w:author="fish [2]" w:date="2025-10-28T10:59:03Z">
        <w:r>
          <w:rPr>
            <w:rFonts w:hint="eastAsia" w:ascii="宋体" w:hAnsi="宋体" w:eastAsia="宋体"/>
            <w:lang w:val="en-US" w:eastAsia="zh-CN"/>
          </w:rPr>
          <w:t>用户</w:t>
        </w:r>
      </w:ins>
      <w:ins w:id="247" w:author="fish [2]" w:date="2025-10-28T10:59:05Z">
        <w:r>
          <w:rPr>
            <w:rFonts w:hint="eastAsia" w:ascii="宋体" w:hAnsi="宋体" w:eastAsia="宋体"/>
            <w:lang w:val="en-US" w:eastAsia="zh-CN"/>
          </w:rPr>
          <w:t>均可</w:t>
        </w:r>
      </w:ins>
      <w:ins w:id="248" w:author="fish [2]" w:date="2025-10-28T10:59:06Z">
        <w:r>
          <w:rPr>
            <w:rFonts w:hint="eastAsia" w:ascii="宋体" w:hAnsi="宋体" w:eastAsia="宋体"/>
            <w:lang w:val="en-US" w:eastAsia="zh-CN"/>
          </w:rPr>
          <w:t>查看</w:t>
        </w:r>
      </w:ins>
      <w:ins w:id="249" w:author="fish [2]" w:date="2025-10-28T11:03:44Z">
        <w:r>
          <w:rPr>
            <w:rFonts w:hint="eastAsia" w:ascii="宋体" w:hAnsi="宋体" w:eastAsia="宋体"/>
            <w:lang w:val="en-US" w:eastAsia="zh-CN"/>
          </w:rPr>
          <w:t>某一场馆</w:t>
        </w:r>
      </w:ins>
      <w:ins w:id="250" w:author="fish [2]" w:date="2025-10-28T11:14:19Z">
        <w:r>
          <w:rPr>
            <w:rFonts w:hint="eastAsia" w:ascii="宋体" w:hAnsi="宋体" w:eastAsia="宋体"/>
            <w:lang w:val="en-US" w:eastAsia="zh-CN"/>
          </w:rPr>
          <w:t>可预约日期内</w:t>
        </w:r>
      </w:ins>
      <w:ins w:id="251" w:author="fish [2]" w:date="2025-10-28T11:03:46Z">
        <w:r>
          <w:rPr>
            <w:rFonts w:hint="eastAsia" w:ascii="宋体" w:hAnsi="宋体" w:eastAsia="宋体"/>
            <w:lang w:val="en-US" w:eastAsia="zh-CN"/>
          </w:rPr>
          <w:t>某一天</w:t>
        </w:r>
      </w:ins>
      <w:ins w:id="252" w:author="fish [2]" w:date="2025-10-28T11:03:57Z">
        <w:r>
          <w:rPr>
            <w:rFonts w:hint="eastAsia" w:ascii="宋体" w:hAnsi="宋体" w:eastAsia="宋体"/>
            <w:lang w:val="en-US" w:eastAsia="zh-CN"/>
          </w:rPr>
          <w:t>所有场地</w:t>
        </w:r>
      </w:ins>
      <w:ins w:id="253" w:author="fish [2]" w:date="2025-10-28T11:03:58Z">
        <w:r>
          <w:rPr>
            <w:rFonts w:hint="eastAsia" w:ascii="宋体" w:hAnsi="宋体" w:eastAsia="宋体"/>
            <w:lang w:val="en-US" w:eastAsia="zh-CN"/>
          </w:rPr>
          <w:t>在</w:t>
        </w:r>
      </w:ins>
      <w:ins w:id="254" w:author="fish [2]" w:date="2025-10-28T11:03:59Z">
        <w:r>
          <w:rPr>
            <w:rFonts w:hint="eastAsia" w:ascii="宋体" w:hAnsi="宋体" w:eastAsia="宋体"/>
            <w:lang w:val="en-US" w:eastAsia="zh-CN"/>
          </w:rPr>
          <w:t>不同</w:t>
        </w:r>
      </w:ins>
      <w:ins w:id="255" w:author="fish [2]" w:date="2025-10-28T11:04:01Z">
        <w:r>
          <w:rPr>
            <w:rFonts w:hint="eastAsia" w:ascii="宋体" w:hAnsi="宋体" w:eastAsia="宋体"/>
            <w:lang w:val="en-US" w:eastAsia="zh-CN"/>
          </w:rPr>
          <w:t>时间段的</w:t>
        </w:r>
      </w:ins>
      <w:ins w:id="256" w:author="fish [2]" w:date="2025-10-28T11:04:04Z">
        <w:r>
          <w:rPr>
            <w:rFonts w:hint="eastAsia" w:ascii="宋体" w:hAnsi="宋体" w:eastAsia="宋体"/>
            <w:lang w:val="en-US" w:eastAsia="zh-CN"/>
          </w:rPr>
          <w:t>预约</w:t>
        </w:r>
      </w:ins>
      <w:ins w:id="257" w:author="fish [2]" w:date="2025-10-28T11:04:06Z">
        <w:r>
          <w:rPr>
            <w:rFonts w:hint="eastAsia" w:ascii="宋体" w:hAnsi="宋体" w:eastAsia="宋体"/>
            <w:lang w:val="en-US" w:eastAsia="zh-CN"/>
          </w:rPr>
          <w:t>状况</w:t>
        </w:r>
      </w:ins>
      <w:ins w:id="258" w:author="fish [2]" w:date="2025-10-28T11:04:10Z">
        <w:r>
          <w:rPr>
            <w:rFonts w:hint="eastAsia" w:ascii="宋体" w:hAnsi="宋体" w:eastAsia="宋体"/>
            <w:lang w:val="en-US" w:eastAsia="zh-CN"/>
          </w:rPr>
          <w:t>以及</w:t>
        </w:r>
      </w:ins>
      <w:ins w:id="259" w:author="fish [2]" w:date="2025-10-28T11:04:11Z">
        <w:r>
          <w:rPr>
            <w:rFonts w:hint="eastAsia" w:ascii="宋体" w:hAnsi="宋体" w:eastAsia="宋体"/>
            <w:lang w:val="en-US" w:eastAsia="zh-CN"/>
          </w:rPr>
          <w:t>预约</w:t>
        </w:r>
      </w:ins>
      <w:ins w:id="260" w:author="fish [2]" w:date="2025-10-28T11:04:12Z">
        <w:r>
          <w:rPr>
            <w:rFonts w:hint="eastAsia" w:ascii="宋体" w:hAnsi="宋体" w:eastAsia="宋体"/>
            <w:lang w:val="en-US" w:eastAsia="zh-CN"/>
          </w:rPr>
          <w:t>费用</w:t>
        </w:r>
      </w:ins>
      <w:ins w:id="261" w:author="fish [2]" w:date="2025-10-28T11:04:13Z">
        <w:r>
          <w:rPr>
            <w:rFonts w:hint="eastAsia" w:ascii="宋体" w:hAnsi="宋体" w:eastAsia="宋体"/>
            <w:lang w:val="en-US" w:eastAsia="zh-CN"/>
          </w:rPr>
          <w:t>，</w:t>
        </w:r>
      </w:ins>
      <w:ins w:id="262" w:author="fish [2]" w:date="2025-10-28T11:05:01Z">
        <w:r>
          <w:rPr>
            <w:rFonts w:hint="eastAsia" w:ascii="宋体" w:hAnsi="宋体" w:eastAsia="宋体"/>
            <w:lang w:val="en-US" w:eastAsia="zh-CN"/>
          </w:rPr>
          <w:t>某个时间段</w:t>
        </w:r>
      </w:ins>
      <w:ins w:id="263" w:author="fish [2]" w:date="2025-10-28T11:04:30Z">
        <w:r>
          <w:rPr>
            <w:rFonts w:hint="eastAsia" w:ascii="宋体" w:hAnsi="宋体" w:eastAsia="宋体"/>
            <w:lang w:val="en-US" w:eastAsia="zh-CN"/>
          </w:rPr>
          <w:t>已</w:t>
        </w:r>
      </w:ins>
      <w:ins w:id="264" w:author="fish [2]" w:date="2025-10-28T11:04:31Z">
        <w:r>
          <w:rPr>
            <w:rFonts w:hint="eastAsia" w:ascii="宋体" w:hAnsi="宋体" w:eastAsia="宋体"/>
            <w:lang w:val="en-US" w:eastAsia="zh-CN"/>
          </w:rPr>
          <w:t>被</w:t>
        </w:r>
      </w:ins>
      <w:ins w:id="265" w:author="fish [2]" w:date="2025-10-28T11:04:24Z">
        <w:r>
          <w:rPr>
            <w:rFonts w:hint="eastAsia" w:ascii="宋体" w:hAnsi="宋体" w:eastAsia="宋体"/>
            <w:lang w:val="en-US" w:eastAsia="zh-CN"/>
          </w:rPr>
          <w:t>预约的</w:t>
        </w:r>
      </w:ins>
      <w:ins w:id="266" w:author="fish [2]" w:date="2025-10-28T11:04:26Z">
        <w:r>
          <w:rPr>
            <w:rFonts w:hint="eastAsia" w:ascii="宋体" w:hAnsi="宋体" w:eastAsia="宋体"/>
            <w:lang w:val="en-US" w:eastAsia="zh-CN"/>
          </w:rPr>
          <w:t>场地</w:t>
        </w:r>
      </w:ins>
      <w:ins w:id="267" w:author="fish [2]" w:date="2025-10-28T11:05:28Z">
        <w:r>
          <w:rPr>
            <w:rFonts w:hint="eastAsia" w:ascii="宋体" w:hAnsi="宋体" w:eastAsia="宋体"/>
            <w:lang w:val="en-US" w:eastAsia="zh-CN"/>
          </w:rPr>
          <w:t>显示</w:t>
        </w:r>
      </w:ins>
      <w:ins w:id="268" w:author="fish [2]" w:date="2025-10-28T11:05:35Z">
        <w:r>
          <w:rPr>
            <w:rFonts w:hint="eastAsia" w:ascii="宋体" w:hAnsi="宋体" w:eastAsia="宋体"/>
            <w:lang w:val="en-US" w:eastAsia="zh-CN"/>
          </w:rPr>
          <w:t>为</w:t>
        </w:r>
      </w:ins>
      <w:ins w:id="269" w:author="fish [2]" w:date="2025-10-28T11:05:33Z">
        <w:r>
          <w:rPr>
            <w:rFonts w:hint="eastAsia" w:ascii="宋体" w:hAnsi="宋体" w:eastAsia="宋体"/>
            <w:lang w:val="en-US" w:eastAsia="zh-CN"/>
          </w:rPr>
          <w:t>空白</w:t>
        </w:r>
      </w:ins>
      <w:ins w:id="270" w:author="fish [2]" w:date="2025-10-28T11:05:36Z">
        <w:r>
          <w:rPr>
            <w:rFonts w:hint="eastAsia" w:ascii="宋体" w:hAnsi="宋体" w:eastAsia="宋体"/>
            <w:lang w:val="en-US" w:eastAsia="zh-CN"/>
          </w:rPr>
          <w:t>。</w:t>
        </w:r>
      </w:ins>
    </w:p>
    <w:p w14:paraId="7AF42D0E">
      <w:pPr>
        <w:pStyle w:val="26"/>
        <w:ind w:left="360" w:firstLine="0" w:firstLineChars="0"/>
        <w:rPr>
          <w:ins w:id="272" w:author="fish [2]" w:date="2025-10-28T11:07:44Z"/>
          <w:rFonts w:hint="eastAsia" w:ascii="宋体" w:hAnsi="宋体" w:eastAsia="宋体"/>
          <w:b/>
          <w:bCs/>
          <w:lang w:val="en-US" w:eastAsia="zh-CN"/>
          <w:rPrChange w:id="273" w:author="fish [2]" w:date="2025-10-28T11:31:34Z">
            <w:rPr>
              <w:ins w:id="274" w:author="fish [2]" w:date="2025-10-28T11:07:44Z"/>
              <w:rFonts w:hint="eastAsia" w:ascii="宋体" w:hAnsi="宋体" w:eastAsia="宋体"/>
              <w:lang w:val="en-US" w:eastAsia="zh-CN"/>
            </w:rPr>
          </w:rPrChange>
        </w:rPr>
        <w:pPrChange w:id="271" w:author="fish [2]" w:date="2025-10-28T11:31:34Z">
          <w:pPr>
            <w:pStyle w:val="26"/>
            <w:ind w:left="360"/>
          </w:pPr>
        </w:pPrChange>
      </w:pPr>
      <w:ins w:id="275" w:author="fish [2]" w:date="2025-10-28T11:05:49Z">
        <w:r>
          <w:rPr>
            <w:rFonts w:hint="eastAsia" w:ascii="宋体" w:hAnsi="宋体" w:eastAsia="宋体"/>
            <w:b/>
            <w:bCs/>
            <w:lang w:val="en-US" w:eastAsia="zh-CN"/>
            <w:rPrChange w:id="276" w:author="fish [2]" w:date="2025-10-28T11:31:34Z">
              <w:rPr>
                <w:rFonts w:hint="eastAsia" w:ascii="宋体" w:hAnsi="宋体" w:eastAsia="宋体"/>
                <w:lang w:val="en-US" w:eastAsia="zh-CN"/>
              </w:rPr>
            </w:rPrChange>
          </w:rPr>
          <w:t>④</w:t>
        </w:r>
      </w:ins>
      <w:ins w:id="278" w:author="fish [2]" w:date="2025-10-28T11:05:42Z">
        <w:r>
          <w:rPr>
            <w:rFonts w:hint="eastAsia" w:ascii="宋体" w:hAnsi="宋体" w:eastAsia="宋体"/>
            <w:b/>
            <w:bCs/>
            <w:lang w:val="en-US" w:eastAsia="zh-CN"/>
            <w:rPrChange w:id="279" w:author="fish [2]" w:date="2025-10-28T11:31:34Z">
              <w:rPr>
                <w:rFonts w:hint="eastAsia" w:ascii="宋体" w:hAnsi="宋体" w:eastAsia="宋体"/>
                <w:lang w:val="en-US" w:eastAsia="zh-CN"/>
              </w:rPr>
            </w:rPrChange>
          </w:rPr>
          <w:t>删除</w:t>
        </w:r>
      </w:ins>
      <w:ins w:id="281" w:author="fish [2]" w:date="2025-10-28T11:05:44Z">
        <w:r>
          <w:rPr>
            <w:rFonts w:hint="eastAsia" w:ascii="宋体" w:hAnsi="宋体" w:eastAsia="宋体"/>
            <w:b/>
            <w:bCs/>
            <w:lang w:val="en-US" w:eastAsia="zh-CN"/>
            <w:rPrChange w:id="282" w:author="fish [2]" w:date="2025-10-28T11:31:34Z">
              <w:rPr>
                <w:rFonts w:hint="eastAsia" w:ascii="宋体" w:hAnsi="宋体" w:eastAsia="宋体"/>
                <w:lang w:val="en-US" w:eastAsia="zh-CN"/>
              </w:rPr>
            </w:rPrChange>
          </w:rPr>
          <w:t>场地信息</w:t>
        </w:r>
      </w:ins>
    </w:p>
    <w:p w14:paraId="5DCBC88A">
      <w:pPr>
        <w:pStyle w:val="26"/>
        <w:ind w:left="360"/>
        <w:rPr>
          <w:rFonts w:hint="default" w:ascii="宋体" w:hAnsi="宋体" w:eastAsia="宋体"/>
          <w:lang w:val="en-US" w:eastAsia="zh-CN"/>
        </w:rPr>
        <w:pPrChange w:id="284" w:author="fish [2]" w:date="2025-10-28T11:31:46Z">
          <w:pPr>
            <w:pStyle w:val="26"/>
            <w:ind w:left="360"/>
          </w:pPr>
        </w:pPrChange>
      </w:pPr>
      <w:ins w:id="285" w:author="fish [2]" w:date="2025-10-28T11:07:47Z">
        <w:r>
          <w:rPr>
            <w:rFonts w:hint="eastAsia" w:ascii="宋体" w:hAnsi="宋体" w:eastAsia="宋体"/>
            <w:lang w:val="en-US" w:eastAsia="zh-CN"/>
          </w:rPr>
          <w:t>发布</w:t>
        </w:r>
      </w:ins>
      <w:ins w:id="286" w:author="fish [2]" w:date="2025-10-28T11:07:49Z">
        <w:r>
          <w:rPr>
            <w:rFonts w:hint="eastAsia" w:ascii="宋体" w:hAnsi="宋体" w:eastAsia="宋体"/>
            <w:lang w:val="en-US" w:eastAsia="zh-CN"/>
          </w:rPr>
          <w:t>场地</w:t>
        </w:r>
      </w:ins>
      <w:ins w:id="287" w:author="fish [2]" w:date="2025-10-28T11:07:50Z">
        <w:r>
          <w:rPr>
            <w:rFonts w:hint="eastAsia" w:ascii="宋体" w:hAnsi="宋体" w:eastAsia="宋体"/>
            <w:lang w:val="en-US" w:eastAsia="zh-CN"/>
          </w:rPr>
          <w:t>信息</w:t>
        </w:r>
      </w:ins>
      <w:ins w:id="288" w:author="fish [2]" w:date="2025-10-28T11:07:51Z">
        <w:r>
          <w:rPr>
            <w:rFonts w:hint="eastAsia" w:ascii="宋体" w:hAnsi="宋体" w:eastAsia="宋体"/>
            <w:lang w:val="en-US" w:eastAsia="zh-CN"/>
          </w:rPr>
          <w:t>的</w:t>
        </w:r>
      </w:ins>
      <w:ins w:id="289" w:author="fish [2]" w:date="2025-10-28T11:07:57Z">
        <w:r>
          <w:rPr>
            <w:rFonts w:hint="eastAsia" w:ascii="宋体" w:hAnsi="宋体" w:eastAsia="宋体"/>
            <w:lang w:val="en-US" w:eastAsia="zh-CN"/>
          </w:rPr>
          <w:t>用户</w:t>
        </w:r>
      </w:ins>
      <w:ins w:id="290" w:author="fish [2]" w:date="2025-10-28T11:07:59Z">
        <w:r>
          <w:rPr>
            <w:rFonts w:hint="eastAsia" w:ascii="宋体" w:hAnsi="宋体" w:eastAsia="宋体"/>
            <w:lang w:val="en-US" w:eastAsia="zh-CN"/>
          </w:rPr>
          <w:t>可以删除</w:t>
        </w:r>
      </w:ins>
      <w:ins w:id="291" w:author="fish [2]" w:date="2025-10-28T11:08:03Z">
        <w:r>
          <w:rPr>
            <w:rFonts w:hint="eastAsia" w:ascii="宋体" w:hAnsi="宋体" w:eastAsia="宋体"/>
            <w:lang w:val="en-US" w:eastAsia="zh-CN"/>
          </w:rPr>
          <w:t>该场地</w:t>
        </w:r>
      </w:ins>
      <w:ins w:id="292" w:author="fish [2]" w:date="2025-10-28T11:09:06Z">
        <w:r>
          <w:rPr>
            <w:rFonts w:hint="eastAsia" w:ascii="宋体" w:hAnsi="宋体" w:eastAsia="宋体"/>
            <w:lang w:val="en-US" w:eastAsia="zh-CN"/>
          </w:rPr>
          <w:t>，</w:t>
        </w:r>
      </w:ins>
      <w:ins w:id="293" w:author="fish [2]" w:date="2025-10-28T11:09:07Z">
        <w:r>
          <w:rPr>
            <w:rFonts w:hint="eastAsia" w:ascii="宋体" w:hAnsi="宋体" w:eastAsia="宋体"/>
            <w:lang w:val="en-US" w:eastAsia="zh-CN"/>
          </w:rPr>
          <w:t>如果</w:t>
        </w:r>
      </w:ins>
      <w:ins w:id="294" w:author="fish [2]" w:date="2025-10-28T11:09:10Z">
        <w:r>
          <w:rPr>
            <w:rFonts w:hint="eastAsia" w:ascii="宋体" w:hAnsi="宋体" w:eastAsia="宋体"/>
            <w:lang w:val="en-US" w:eastAsia="zh-CN"/>
          </w:rPr>
          <w:t>该场地</w:t>
        </w:r>
      </w:ins>
      <w:ins w:id="295" w:author="fish [2]" w:date="2025-10-28T11:09:17Z">
        <w:r>
          <w:rPr>
            <w:rFonts w:hint="eastAsia" w:ascii="宋体" w:hAnsi="宋体" w:eastAsia="宋体"/>
            <w:lang w:val="en-US" w:eastAsia="zh-CN"/>
          </w:rPr>
          <w:t>在</w:t>
        </w:r>
      </w:ins>
      <w:ins w:id="296" w:author="fish [2]" w:date="2025-10-28T11:09:12Z">
        <w:r>
          <w:rPr>
            <w:rFonts w:hint="eastAsia" w:ascii="宋体" w:hAnsi="宋体" w:eastAsia="宋体"/>
            <w:lang w:val="en-US" w:eastAsia="zh-CN"/>
          </w:rPr>
          <w:t>删除</w:t>
        </w:r>
      </w:ins>
      <w:ins w:id="297" w:author="fish [2]" w:date="2025-10-28T11:09:14Z">
        <w:r>
          <w:rPr>
            <w:rFonts w:hint="eastAsia" w:ascii="宋体" w:hAnsi="宋体" w:eastAsia="宋体"/>
            <w:lang w:val="en-US" w:eastAsia="zh-CN"/>
          </w:rPr>
          <w:t>时</w:t>
        </w:r>
      </w:ins>
      <w:ins w:id="298" w:author="fish [2]" w:date="2025-10-28T11:09:26Z">
        <w:r>
          <w:rPr>
            <w:rFonts w:hint="eastAsia" w:ascii="宋体" w:hAnsi="宋体" w:eastAsia="宋体"/>
            <w:lang w:val="en-US" w:eastAsia="zh-CN"/>
          </w:rPr>
          <w:t>仍</w:t>
        </w:r>
      </w:ins>
      <w:ins w:id="299" w:author="fish [2]" w:date="2025-10-28T11:09:28Z">
        <w:r>
          <w:rPr>
            <w:rFonts w:hint="eastAsia" w:ascii="宋体" w:hAnsi="宋体" w:eastAsia="宋体"/>
            <w:lang w:val="en-US" w:eastAsia="zh-CN"/>
          </w:rPr>
          <w:t>有</w:t>
        </w:r>
      </w:ins>
      <w:ins w:id="300" w:author="fish [2]" w:date="2025-10-28T11:09:29Z">
        <w:r>
          <w:rPr>
            <w:rFonts w:hint="eastAsia" w:ascii="宋体" w:hAnsi="宋体" w:eastAsia="宋体"/>
            <w:lang w:val="en-US" w:eastAsia="zh-CN"/>
          </w:rPr>
          <w:t>预约</w:t>
        </w:r>
      </w:ins>
      <w:ins w:id="301" w:author="fish [2]" w:date="2025-10-28T11:09:31Z">
        <w:r>
          <w:rPr>
            <w:rFonts w:hint="eastAsia" w:ascii="宋体" w:hAnsi="宋体" w:eastAsia="宋体"/>
            <w:lang w:val="en-US" w:eastAsia="zh-CN"/>
          </w:rPr>
          <w:t>，</w:t>
        </w:r>
      </w:ins>
      <w:ins w:id="302" w:author="fish [2]" w:date="2025-10-28T11:09:32Z">
        <w:r>
          <w:rPr>
            <w:rFonts w:hint="eastAsia" w:ascii="宋体" w:hAnsi="宋体" w:eastAsia="宋体"/>
            <w:lang w:val="en-US" w:eastAsia="zh-CN"/>
          </w:rPr>
          <w:t>则</w:t>
        </w:r>
      </w:ins>
      <w:ins w:id="303" w:author="fish [2]" w:date="2025-10-28T11:09:34Z">
        <w:r>
          <w:rPr>
            <w:rFonts w:hint="eastAsia" w:ascii="宋体" w:hAnsi="宋体" w:eastAsia="宋体"/>
            <w:lang w:val="en-US" w:eastAsia="zh-CN"/>
          </w:rPr>
          <w:t>向</w:t>
        </w:r>
      </w:ins>
      <w:ins w:id="304" w:author="fish [2]" w:date="2025-10-28T11:09:35Z">
        <w:r>
          <w:rPr>
            <w:rFonts w:hint="eastAsia" w:ascii="宋体" w:hAnsi="宋体" w:eastAsia="宋体"/>
            <w:lang w:val="en-US" w:eastAsia="zh-CN"/>
          </w:rPr>
          <w:t>预约</w:t>
        </w:r>
      </w:ins>
      <w:ins w:id="305" w:author="fish [2]" w:date="2025-10-28T11:09:36Z">
        <w:r>
          <w:rPr>
            <w:rFonts w:hint="eastAsia" w:ascii="宋体" w:hAnsi="宋体" w:eastAsia="宋体"/>
            <w:lang w:val="en-US" w:eastAsia="zh-CN"/>
          </w:rPr>
          <w:t>用户</w:t>
        </w:r>
      </w:ins>
      <w:ins w:id="306" w:author="fish [2]" w:date="2025-10-28T11:09:38Z">
        <w:r>
          <w:rPr>
            <w:rFonts w:hint="eastAsia" w:ascii="宋体" w:hAnsi="宋体" w:eastAsia="宋体"/>
            <w:lang w:val="en-US" w:eastAsia="zh-CN"/>
          </w:rPr>
          <w:t>退款</w:t>
        </w:r>
      </w:ins>
      <w:ins w:id="307" w:author="fish [2]" w:date="2025-10-28T11:09:39Z">
        <w:r>
          <w:rPr>
            <w:rFonts w:hint="eastAsia" w:ascii="宋体" w:hAnsi="宋体" w:eastAsia="宋体"/>
            <w:lang w:val="en-US" w:eastAsia="zh-CN"/>
          </w:rPr>
          <w:t>后</w:t>
        </w:r>
      </w:ins>
      <w:ins w:id="308" w:author="fish [2]" w:date="2025-10-28T11:09:45Z">
        <w:r>
          <w:rPr>
            <w:rFonts w:hint="eastAsia" w:ascii="宋体" w:hAnsi="宋体" w:eastAsia="宋体"/>
            <w:lang w:val="en-US" w:eastAsia="zh-CN"/>
          </w:rPr>
          <w:t>删除</w:t>
        </w:r>
      </w:ins>
      <w:ins w:id="309" w:author="fish [2]" w:date="2025-10-28T11:09:53Z">
        <w:r>
          <w:rPr>
            <w:rFonts w:hint="eastAsia" w:ascii="宋体" w:hAnsi="宋体" w:eastAsia="宋体"/>
            <w:lang w:val="en-US" w:eastAsia="zh-CN"/>
          </w:rPr>
          <w:t>场地</w:t>
        </w:r>
      </w:ins>
      <w:ins w:id="310" w:author="fish [2]" w:date="2025-10-28T11:09:50Z">
        <w:r>
          <w:rPr>
            <w:rFonts w:hint="eastAsia" w:ascii="宋体" w:hAnsi="宋体" w:eastAsia="宋体"/>
            <w:lang w:val="en-US" w:eastAsia="zh-CN"/>
          </w:rPr>
          <w:t>。</w:t>
        </w:r>
      </w:ins>
    </w:p>
    <w:p w14:paraId="189FD1EE">
      <w:pPr>
        <w:pStyle w:val="5"/>
        <w:rPr>
          <w:rFonts w:hint="eastAsia" w:ascii="宋体" w:hAnsi="宋体"/>
          <w:szCs w:val="21"/>
        </w:rPr>
      </w:pPr>
      <w:r>
        <w:rPr>
          <w:rFonts w:hint="eastAsia" w:ascii="宋体" w:hAnsi="宋体"/>
          <w:szCs w:val="21"/>
        </w:rPr>
        <w:t>1</w:t>
      </w:r>
      <w:r>
        <w:rPr>
          <w:rFonts w:ascii="宋体" w:hAnsi="宋体"/>
          <w:szCs w:val="21"/>
        </w:rPr>
        <w:t>.1.</w:t>
      </w:r>
      <w:del w:id="311" w:author="fish [2]" w:date="2025-10-28T10:43:04Z">
        <w:r>
          <w:rPr>
            <w:rFonts w:hint="default" w:ascii="宋体" w:hAnsi="宋体"/>
            <w:szCs w:val="21"/>
            <w:lang w:val="en-US"/>
          </w:rPr>
          <w:delText>3</w:delText>
        </w:r>
      </w:del>
      <w:ins w:id="312" w:author="fish [2]" w:date="2025-10-28T10:43:04Z">
        <w:r>
          <w:rPr>
            <w:rFonts w:hint="eastAsia" w:ascii="宋体" w:hAnsi="宋体"/>
            <w:szCs w:val="21"/>
            <w:lang w:val="en-US" w:eastAsia="zh-CN"/>
          </w:rPr>
          <w:t>4</w:t>
        </w:r>
      </w:ins>
      <w:r>
        <w:rPr>
          <w:rFonts w:hint="eastAsia" w:ascii="宋体" w:hAnsi="宋体"/>
          <w:szCs w:val="21"/>
        </w:rPr>
        <w:t>场</w:t>
      </w:r>
      <w:del w:id="313" w:author="fish [2]" w:date="2025-10-28T10:40:47Z">
        <w:r>
          <w:rPr>
            <w:rFonts w:hint="default" w:ascii="宋体" w:hAnsi="宋体"/>
            <w:szCs w:val="21"/>
            <w:lang w:val="en-US"/>
          </w:rPr>
          <w:delText>馆</w:delText>
        </w:r>
      </w:del>
      <w:ins w:id="314" w:author="fish [2]" w:date="2025-10-28T10:40:47Z">
        <w:r>
          <w:rPr>
            <w:rFonts w:hint="eastAsia" w:ascii="宋体" w:hAnsi="宋体"/>
            <w:szCs w:val="21"/>
            <w:lang w:val="en-US" w:eastAsia="zh-CN"/>
          </w:rPr>
          <w:t>地</w:t>
        </w:r>
      </w:ins>
      <w:r>
        <w:rPr>
          <w:rFonts w:hint="eastAsia" w:ascii="宋体" w:hAnsi="宋体"/>
          <w:szCs w:val="21"/>
        </w:rPr>
        <w:t>预约管理模块</w:t>
      </w:r>
    </w:p>
    <w:p w14:paraId="464564B6">
      <w:pPr>
        <w:pStyle w:val="26"/>
        <w:ind w:left="360"/>
        <w:rPr>
          <w:rFonts w:hint="default" w:ascii="宋体" w:hAnsi="宋体" w:eastAsia="宋体"/>
          <w:lang w:val="en-US" w:eastAsia="zh-CN"/>
        </w:rPr>
      </w:pPr>
      <w:r>
        <w:rPr>
          <w:rFonts w:hint="eastAsia" w:ascii="宋体" w:hAnsi="宋体" w:eastAsia="宋体"/>
        </w:rPr>
        <w:t>该模块用于用户提交场</w:t>
      </w:r>
      <w:del w:id="315" w:author="fish [2]" w:date="2025-10-28T10:40:52Z">
        <w:r>
          <w:rPr>
            <w:rFonts w:hint="default" w:ascii="宋体" w:hAnsi="宋体" w:eastAsia="宋体"/>
            <w:lang w:val="en-US"/>
          </w:rPr>
          <w:delText>馆</w:delText>
        </w:r>
      </w:del>
      <w:ins w:id="316" w:author="fish [2]" w:date="2025-10-28T10:40:52Z">
        <w:r>
          <w:rPr>
            <w:rFonts w:hint="eastAsia" w:ascii="宋体" w:hAnsi="宋体" w:eastAsia="宋体"/>
            <w:lang w:val="en-US" w:eastAsia="zh-CN"/>
          </w:rPr>
          <w:t>地</w:t>
        </w:r>
      </w:ins>
      <w:r>
        <w:rPr>
          <w:rFonts w:hint="eastAsia" w:ascii="宋体" w:hAnsi="宋体" w:eastAsia="宋体"/>
        </w:rPr>
        <w:t>预约申请以及发布者与管理员对预约的管理。</w:t>
      </w:r>
    </w:p>
    <w:p w14:paraId="6F357E5E">
      <w:pPr>
        <w:pStyle w:val="26"/>
        <w:ind w:left="360" w:firstLine="0" w:firstLineChars="0"/>
        <w:rPr>
          <w:rFonts w:hint="eastAsia" w:ascii="宋体" w:hAnsi="宋体" w:eastAsia="宋体"/>
          <w:b/>
          <w:bCs/>
        </w:rPr>
      </w:pPr>
      <w:r>
        <w:rPr>
          <w:rFonts w:hint="eastAsia" w:ascii="宋体" w:hAnsi="宋体" w:eastAsia="宋体"/>
          <w:b/>
          <w:bCs/>
        </w:rPr>
        <w:t>①提交预约申请</w:t>
      </w:r>
    </w:p>
    <w:p w14:paraId="723DDDB2">
      <w:pPr>
        <w:pStyle w:val="26"/>
        <w:ind w:left="360"/>
        <w:rPr>
          <w:rFonts w:hint="eastAsia" w:ascii="宋体" w:hAnsi="宋体" w:eastAsia="宋体"/>
        </w:rPr>
      </w:pPr>
      <w:r>
        <w:rPr>
          <w:rFonts w:hint="eastAsia" w:ascii="宋体" w:hAnsi="宋体" w:eastAsia="宋体"/>
        </w:rPr>
        <w:t>用户可以</w:t>
      </w:r>
      <w:ins w:id="317" w:author="fish [2]" w:date="2025-10-28T11:10:15Z">
        <w:r>
          <w:rPr>
            <w:rFonts w:hint="eastAsia" w:ascii="宋体" w:hAnsi="宋体" w:eastAsia="宋体"/>
            <w:lang w:val="en-US" w:eastAsia="zh-CN"/>
          </w:rPr>
          <w:t>查看</w:t>
        </w:r>
      </w:ins>
      <w:ins w:id="318" w:author="fish [2]" w:date="2025-10-28T11:10:17Z">
        <w:r>
          <w:rPr>
            <w:rFonts w:hint="eastAsia" w:ascii="宋体" w:hAnsi="宋体" w:eastAsia="宋体"/>
            <w:lang w:val="en-US" w:eastAsia="zh-CN"/>
          </w:rPr>
          <w:t>所有</w:t>
        </w:r>
      </w:ins>
      <w:ins w:id="319" w:author="fish [2]" w:date="2025-10-28T11:10:19Z">
        <w:r>
          <w:rPr>
            <w:rFonts w:hint="eastAsia" w:ascii="宋体" w:hAnsi="宋体" w:eastAsia="宋体"/>
            <w:lang w:val="en-US" w:eastAsia="zh-CN"/>
          </w:rPr>
          <w:t>场地的</w:t>
        </w:r>
      </w:ins>
      <w:ins w:id="320" w:author="fish [2]" w:date="2025-10-28T11:10:20Z">
        <w:r>
          <w:rPr>
            <w:rFonts w:hint="eastAsia" w:ascii="宋体" w:hAnsi="宋体" w:eastAsia="宋体"/>
            <w:lang w:val="en-US" w:eastAsia="zh-CN"/>
          </w:rPr>
          <w:t>预约</w:t>
        </w:r>
      </w:ins>
      <w:ins w:id="321" w:author="fish [2]" w:date="2025-10-28T11:10:23Z">
        <w:r>
          <w:rPr>
            <w:rFonts w:hint="eastAsia" w:ascii="宋体" w:hAnsi="宋体" w:eastAsia="宋体"/>
            <w:lang w:val="en-US" w:eastAsia="zh-CN"/>
          </w:rPr>
          <w:t>状况</w:t>
        </w:r>
      </w:ins>
      <w:ins w:id="322" w:author="fish [2]" w:date="2025-10-28T11:10:46Z">
        <w:r>
          <w:rPr>
            <w:rFonts w:hint="eastAsia" w:ascii="宋体" w:hAnsi="宋体" w:eastAsia="宋体"/>
            <w:lang w:val="en-US" w:eastAsia="zh-CN"/>
          </w:rPr>
          <w:t>（</w:t>
        </w:r>
      </w:ins>
      <w:ins w:id="323" w:author="fish [2]" w:date="2025-10-28T11:10:54Z">
        <w:r>
          <w:rPr>
            <w:rFonts w:hint="eastAsia" w:ascii="宋体" w:hAnsi="宋体" w:eastAsia="宋体"/>
            <w:lang w:val="en-US" w:eastAsia="zh-CN"/>
          </w:rPr>
          <w:t>已被</w:t>
        </w:r>
      </w:ins>
      <w:ins w:id="324" w:author="fish [2]" w:date="2025-10-28T11:10:56Z">
        <w:r>
          <w:rPr>
            <w:rFonts w:hint="eastAsia" w:ascii="宋体" w:hAnsi="宋体" w:eastAsia="宋体"/>
            <w:lang w:val="en-US" w:eastAsia="zh-CN"/>
          </w:rPr>
          <w:t>预约</w:t>
        </w:r>
      </w:ins>
      <w:ins w:id="325" w:author="fish [2]" w:date="2025-10-28T11:10:57Z">
        <w:r>
          <w:rPr>
            <w:rFonts w:hint="eastAsia" w:ascii="宋体" w:hAnsi="宋体" w:eastAsia="宋体"/>
            <w:lang w:val="en-US" w:eastAsia="zh-CN"/>
          </w:rPr>
          <w:t>的</w:t>
        </w:r>
      </w:ins>
      <w:ins w:id="326" w:author="fish [2]" w:date="2025-10-28T11:10:58Z">
        <w:r>
          <w:rPr>
            <w:rFonts w:hint="eastAsia" w:ascii="宋体" w:hAnsi="宋体" w:eastAsia="宋体"/>
            <w:lang w:val="en-US" w:eastAsia="zh-CN"/>
          </w:rPr>
          <w:t>场地</w:t>
        </w:r>
      </w:ins>
      <w:ins w:id="327" w:author="fish [2]" w:date="2025-10-28T11:10:59Z">
        <w:r>
          <w:rPr>
            <w:rFonts w:hint="eastAsia" w:ascii="宋体" w:hAnsi="宋体" w:eastAsia="宋体"/>
            <w:lang w:val="en-US" w:eastAsia="zh-CN"/>
          </w:rPr>
          <w:t>显示为</w:t>
        </w:r>
      </w:ins>
      <w:ins w:id="328" w:author="fish [2]" w:date="2025-10-28T11:11:01Z">
        <w:r>
          <w:rPr>
            <w:rFonts w:hint="eastAsia" w:ascii="宋体" w:hAnsi="宋体" w:eastAsia="宋体"/>
            <w:lang w:val="en-US" w:eastAsia="zh-CN"/>
          </w:rPr>
          <w:t>空白</w:t>
        </w:r>
      </w:ins>
      <w:ins w:id="329" w:author="fish [2]" w:date="2025-10-28T11:10:46Z">
        <w:r>
          <w:rPr>
            <w:rFonts w:hint="eastAsia" w:ascii="宋体" w:hAnsi="宋体" w:eastAsia="宋体"/>
            <w:lang w:val="en-US" w:eastAsia="zh-CN"/>
          </w:rPr>
          <w:t>）</w:t>
        </w:r>
      </w:ins>
      <w:ins w:id="330" w:author="fish [2]" w:date="2025-10-28T11:10:24Z">
        <w:r>
          <w:rPr>
            <w:rFonts w:hint="eastAsia" w:ascii="宋体" w:hAnsi="宋体" w:eastAsia="宋体"/>
            <w:lang w:val="en-US" w:eastAsia="zh-CN"/>
          </w:rPr>
          <w:t>，</w:t>
        </w:r>
      </w:ins>
      <w:ins w:id="331" w:author="fish [2]" w:date="2025-10-28T11:10:26Z">
        <w:r>
          <w:rPr>
            <w:rFonts w:hint="eastAsia" w:ascii="宋体" w:hAnsi="宋体" w:eastAsia="宋体"/>
            <w:lang w:val="en-US" w:eastAsia="zh-CN"/>
          </w:rPr>
          <w:t>再</w:t>
        </w:r>
      </w:ins>
      <w:del w:id="332" w:author="fish [2]" w:date="2025-10-28T11:16:06Z">
        <w:r>
          <w:rPr>
            <w:rFonts w:hint="eastAsia" w:ascii="宋体" w:hAnsi="宋体" w:eastAsia="宋体"/>
          </w:rPr>
          <w:delText>按照模板提交场</w:delText>
        </w:r>
      </w:del>
      <w:del w:id="333" w:author="fish [2]" w:date="2025-10-28T11:16:06Z">
        <w:r>
          <w:rPr>
            <w:rFonts w:hint="default" w:ascii="宋体" w:hAnsi="宋体" w:eastAsia="宋体"/>
            <w:lang w:val="en-US"/>
          </w:rPr>
          <w:delText>馆</w:delText>
        </w:r>
      </w:del>
      <w:del w:id="334" w:author="fish [2]" w:date="2025-10-28T11:16:06Z">
        <w:r>
          <w:rPr>
            <w:rFonts w:hint="eastAsia" w:ascii="宋体" w:hAnsi="宋体" w:eastAsia="宋体"/>
          </w:rPr>
          <w:delText>预约申请，</w:delText>
        </w:r>
      </w:del>
      <w:ins w:id="335" w:author="fish [2]" w:date="2025-10-28T11:15:53Z">
        <w:r>
          <w:rPr>
            <w:rFonts w:hint="eastAsia" w:ascii="宋体" w:hAnsi="宋体" w:eastAsia="宋体"/>
            <w:lang w:val="en-US" w:eastAsia="zh-CN"/>
          </w:rPr>
          <w:t>选择</w:t>
        </w:r>
      </w:ins>
      <w:del w:id="336" w:author="fish [2]" w:date="2025-10-28T11:15:52Z">
        <w:commentRangeStart w:id="0"/>
        <w:r>
          <w:rPr>
            <w:rFonts w:hint="eastAsia" w:ascii="宋体" w:hAnsi="宋体" w:eastAsia="宋体"/>
          </w:rPr>
          <w:delText>包</w:delText>
        </w:r>
      </w:del>
      <w:del w:id="337" w:author="fish [2]" w:date="2025-10-28T11:15:51Z">
        <w:r>
          <w:rPr>
            <w:rFonts w:hint="eastAsia" w:ascii="宋体" w:hAnsi="宋体" w:eastAsia="宋体"/>
          </w:rPr>
          <w:delText>括</w:delText>
        </w:r>
      </w:del>
      <w:r>
        <w:rPr>
          <w:rFonts w:hint="eastAsia" w:ascii="宋体" w:hAnsi="宋体" w:eastAsia="宋体"/>
        </w:rPr>
        <w:t>预约</w:t>
      </w:r>
      <w:ins w:id="338" w:author="fish [2]" w:date="2025-10-28T11:15:18Z">
        <w:r>
          <w:rPr>
            <w:rFonts w:hint="eastAsia" w:ascii="宋体" w:hAnsi="宋体" w:eastAsia="宋体"/>
            <w:lang w:val="en-US" w:eastAsia="zh-CN"/>
          </w:rPr>
          <w:t>日期</w:t>
        </w:r>
      </w:ins>
      <w:ins w:id="339" w:author="fish [2]" w:date="2025-10-28T11:15:20Z">
        <w:r>
          <w:rPr>
            <w:rFonts w:hint="eastAsia" w:ascii="宋体" w:hAnsi="宋体" w:eastAsia="宋体"/>
            <w:lang w:val="en-US" w:eastAsia="zh-CN"/>
          </w:rPr>
          <w:t>、</w:t>
        </w:r>
      </w:ins>
      <w:ins w:id="340" w:author="fish [2]" w:date="2025-10-28T11:15:21Z">
        <w:r>
          <w:rPr>
            <w:rFonts w:hint="eastAsia" w:ascii="宋体" w:hAnsi="宋体" w:eastAsia="宋体"/>
            <w:lang w:val="en-US" w:eastAsia="zh-CN"/>
          </w:rPr>
          <w:t>预约</w:t>
        </w:r>
      </w:ins>
      <w:r>
        <w:rPr>
          <w:rFonts w:hint="eastAsia" w:ascii="宋体" w:hAnsi="宋体" w:eastAsia="宋体"/>
        </w:rPr>
        <w:t>时间段、预约场地</w:t>
      </w:r>
      <w:ins w:id="341" w:author="fish [2]" w:date="2025-10-28T11:16:11Z">
        <w:r>
          <w:rPr>
            <w:rFonts w:hint="eastAsia" w:ascii="宋体" w:hAnsi="宋体" w:eastAsia="宋体"/>
            <w:lang w:eastAsia="zh-CN"/>
          </w:rPr>
          <w:t>，</w:t>
        </w:r>
      </w:ins>
      <w:ins w:id="342" w:author="fish [2]" w:date="2025-10-28T11:16:13Z">
        <w:r>
          <w:rPr>
            <w:rFonts w:hint="eastAsia" w:ascii="宋体" w:hAnsi="宋体" w:eastAsia="宋体"/>
            <w:lang w:val="en-US" w:eastAsia="zh-CN"/>
          </w:rPr>
          <w:t>提交</w:t>
        </w:r>
      </w:ins>
      <w:ins w:id="343" w:author="fish [2]" w:date="2025-10-28T11:16:14Z">
        <w:r>
          <w:rPr>
            <w:rFonts w:hint="eastAsia" w:ascii="宋体" w:hAnsi="宋体" w:eastAsia="宋体"/>
            <w:lang w:val="en-US" w:eastAsia="zh-CN"/>
          </w:rPr>
          <w:t>预约</w:t>
        </w:r>
      </w:ins>
      <w:ins w:id="344" w:author="fish [2]" w:date="2025-10-28T11:16:19Z">
        <w:r>
          <w:rPr>
            <w:rFonts w:hint="eastAsia" w:ascii="宋体" w:hAnsi="宋体" w:eastAsia="宋体"/>
            <w:lang w:val="en-US" w:eastAsia="zh-CN"/>
          </w:rPr>
          <w:t>申请</w:t>
        </w:r>
      </w:ins>
      <w:r>
        <w:rPr>
          <w:rFonts w:hint="eastAsia" w:ascii="宋体" w:hAnsi="宋体" w:eastAsia="宋体"/>
        </w:rPr>
        <w:t>。</w:t>
      </w:r>
      <w:commentRangeEnd w:id="0"/>
      <w:r>
        <w:rPr>
          <w:rStyle w:val="18"/>
        </w:rPr>
        <w:commentReference w:id="0"/>
      </w:r>
    </w:p>
    <w:p w14:paraId="4A6EF81D">
      <w:pPr>
        <w:pStyle w:val="26"/>
        <w:ind w:left="360" w:firstLine="0" w:firstLineChars="0"/>
        <w:rPr>
          <w:rFonts w:hint="eastAsia" w:ascii="宋体" w:hAnsi="宋体" w:eastAsia="宋体"/>
          <w:b/>
          <w:bCs/>
        </w:rPr>
      </w:pPr>
      <w:r>
        <w:rPr>
          <w:rFonts w:hint="eastAsia" w:ascii="宋体" w:hAnsi="宋体" w:eastAsia="宋体"/>
          <w:b/>
          <w:bCs/>
        </w:rPr>
        <w:t>②审核预约申请</w:t>
      </w:r>
    </w:p>
    <w:p w14:paraId="1E315385">
      <w:pPr>
        <w:pStyle w:val="26"/>
        <w:ind w:left="360"/>
        <w:rPr>
          <w:rFonts w:hint="eastAsia" w:ascii="宋体" w:hAnsi="宋体" w:eastAsia="宋体"/>
        </w:rPr>
      </w:pPr>
      <w:r>
        <w:rPr>
          <w:rFonts w:hint="eastAsia" w:ascii="宋体" w:hAnsi="宋体" w:eastAsia="宋体"/>
        </w:rPr>
        <w:t>发布场</w:t>
      </w:r>
      <w:del w:id="345" w:author="fish [2]" w:date="2025-10-28T11:11:12Z">
        <w:r>
          <w:rPr>
            <w:rFonts w:hint="default" w:ascii="宋体" w:hAnsi="宋体" w:eastAsia="宋体"/>
            <w:lang w:val="en-US"/>
          </w:rPr>
          <w:delText>馆</w:delText>
        </w:r>
      </w:del>
      <w:ins w:id="346" w:author="fish [2]" w:date="2025-10-28T11:11:12Z">
        <w:r>
          <w:rPr>
            <w:rFonts w:hint="eastAsia" w:ascii="宋体" w:hAnsi="宋体" w:eastAsia="宋体"/>
            <w:lang w:val="en-US" w:eastAsia="zh-CN"/>
          </w:rPr>
          <w:t>地</w:t>
        </w:r>
      </w:ins>
      <w:r>
        <w:rPr>
          <w:rFonts w:hint="eastAsia" w:ascii="宋体" w:hAnsi="宋体" w:eastAsia="宋体"/>
        </w:rPr>
        <w:t>信息的用户需要对已提交的预约申请进行审核，选择是否通过申请。</w:t>
      </w:r>
    </w:p>
    <w:p w14:paraId="655DC6C4">
      <w:pPr>
        <w:pStyle w:val="26"/>
        <w:ind w:left="360" w:firstLine="0" w:firstLineChars="0"/>
        <w:rPr>
          <w:rFonts w:hint="eastAsia" w:ascii="宋体" w:hAnsi="宋体" w:eastAsia="宋体"/>
          <w:b/>
          <w:bCs/>
        </w:rPr>
      </w:pPr>
      <w:r>
        <w:rPr>
          <w:rFonts w:hint="eastAsia" w:ascii="宋体" w:hAnsi="宋体" w:eastAsia="宋体"/>
          <w:b/>
          <w:bCs/>
        </w:rPr>
        <w:t>③取消预约</w:t>
      </w:r>
    </w:p>
    <w:p w14:paraId="599F48E9">
      <w:pPr>
        <w:pStyle w:val="26"/>
        <w:ind w:left="360"/>
        <w:rPr>
          <w:rFonts w:hint="eastAsia" w:ascii="宋体" w:hAnsi="宋体" w:eastAsia="宋体"/>
        </w:rPr>
      </w:pPr>
      <w:r>
        <w:rPr>
          <w:rFonts w:hint="eastAsia" w:ascii="宋体" w:hAnsi="宋体" w:eastAsia="宋体"/>
        </w:rPr>
        <w:t>用户可以取消预约申请，或取消已预约的场地。</w:t>
      </w:r>
    </w:p>
    <w:p w14:paraId="4EBCE836">
      <w:pPr>
        <w:pStyle w:val="26"/>
        <w:ind w:left="360" w:firstLine="0" w:firstLineChars="0"/>
        <w:rPr>
          <w:rFonts w:hint="eastAsia" w:ascii="宋体" w:hAnsi="宋体" w:eastAsia="宋体"/>
          <w:b/>
          <w:bCs/>
        </w:rPr>
      </w:pPr>
      <w:r>
        <w:rPr>
          <w:rFonts w:hint="eastAsia" w:ascii="宋体" w:hAnsi="宋体" w:eastAsia="宋体"/>
          <w:b/>
          <w:bCs/>
        </w:rPr>
        <w:t>④查看预约</w:t>
      </w:r>
    </w:p>
    <w:p w14:paraId="40254A17">
      <w:pPr>
        <w:pStyle w:val="26"/>
        <w:ind w:left="360"/>
        <w:rPr>
          <w:rFonts w:hint="eastAsia" w:ascii="宋体" w:hAnsi="宋体" w:eastAsia="宋体"/>
        </w:rPr>
      </w:pPr>
      <w:r>
        <w:rPr>
          <w:rFonts w:hint="eastAsia" w:ascii="宋体" w:hAnsi="宋体" w:eastAsia="宋体"/>
        </w:rPr>
        <w:t>场</w:t>
      </w:r>
      <w:del w:id="347" w:author="fish [2]" w:date="2025-10-28T11:11:26Z">
        <w:r>
          <w:rPr>
            <w:rFonts w:hint="default" w:ascii="宋体" w:hAnsi="宋体" w:eastAsia="宋体"/>
            <w:lang w:val="en-US"/>
          </w:rPr>
          <w:delText>馆</w:delText>
        </w:r>
      </w:del>
      <w:ins w:id="348" w:author="fish [2]" w:date="2025-10-28T11:11:26Z">
        <w:r>
          <w:rPr>
            <w:rFonts w:hint="eastAsia" w:ascii="宋体" w:hAnsi="宋体" w:eastAsia="宋体"/>
            <w:lang w:val="en-US" w:eastAsia="zh-CN"/>
          </w:rPr>
          <w:t>地</w:t>
        </w:r>
      </w:ins>
      <w:r>
        <w:rPr>
          <w:rFonts w:hint="eastAsia" w:ascii="宋体" w:hAnsi="宋体" w:eastAsia="宋体"/>
        </w:rPr>
        <w:t>信息发布者可以查看当前已预约的用户信息，用户也可查看自己的预约申请。</w:t>
      </w:r>
    </w:p>
    <w:p w14:paraId="71983276">
      <w:pPr>
        <w:pStyle w:val="5"/>
        <w:rPr>
          <w:rFonts w:hint="eastAsia" w:ascii="宋体" w:hAnsi="宋体"/>
          <w:szCs w:val="21"/>
        </w:rPr>
      </w:pPr>
      <w:r>
        <w:rPr>
          <w:rFonts w:hint="eastAsia" w:ascii="宋体" w:hAnsi="宋体"/>
          <w:szCs w:val="21"/>
        </w:rPr>
        <w:t>1</w:t>
      </w:r>
      <w:r>
        <w:rPr>
          <w:rFonts w:ascii="宋体" w:hAnsi="宋体"/>
          <w:szCs w:val="21"/>
        </w:rPr>
        <w:t>.1.</w:t>
      </w:r>
      <w:del w:id="349" w:author="fish [2]" w:date="2025-10-28T10:43:08Z">
        <w:r>
          <w:rPr>
            <w:rFonts w:hint="default" w:ascii="宋体" w:hAnsi="宋体"/>
            <w:szCs w:val="21"/>
            <w:lang w:val="en-US"/>
          </w:rPr>
          <w:delText>4</w:delText>
        </w:r>
      </w:del>
      <w:ins w:id="350" w:author="fish [2]" w:date="2025-10-28T10:43:08Z">
        <w:r>
          <w:rPr>
            <w:rFonts w:hint="eastAsia" w:ascii="宋体" w:hAnsi="宋体"/>
            <w:szCs w:val="21"/>
            <w:lang w:val="en-US" w:eastAsia="zh-CN"/>
          </w:rPr>
          <w:t>5</w:t>
        </w:r>
      </w:ins>
      <w:r>
        <w:rPr>
          <w:rFonts w:hint="eastAsia" w:ascii="宋体" w:hAnsi="宋体"/>
          <w:szCs w:val="21"/>
        </w:rPr>
        <w:t>评论管理模块</w:t>
      </w:r>
    </w:p>
    <w:p w14:paraId="76D4DE76">
      <w:pPr>
        <w:pStyle w:val="26"/>
        <w:ind w:left="360"/>
        <w:rPr>
          <w:rFonts w:hint="eastAsia" w:ascii="宋体" w:hAnsi="宋体" w:eastAsia="宋体"/>
        </w:rPr>
      </w:pPr>
      <w:r>
        <w:rPr>
          <w:rFonts w:hint="eastAsia" w:ascii="宋体" w:hAnsi="宋体" w:eastAsia="宋体"/>
        </w:rPr>
        <w:t>该模块实现对评论信息的发布、删除、查看、修改操作。</w:t>
      </w:r>
      <w:r>
        <w:rPr>
          <w:rFonts w:ascii="宋体" w:hAnsi="宋体" w:eastAsia="宋体"/>
        </w:rPr>
        <w:tab/>
      </w:r>
    </w:p>
    <w:p w14:paraId="5F674FF9">
      <w:pPr>
        <w:pStyle w:val="26"/>
        <w:ind w:left="360" w:firstLine="0" w:firstLineChars="0"/>
        <w:rPr>
          <w:rFonts w:hint="eastAsia" w:ascii="宋体" w:hAnsi="宋体" w:eastAsia="宋体"/>
          <w:b/>
          <w:bCs/>
        </w:rPr>
      </w:pPr>
      <w:r>
        <w:rPr>
          <w:rFonts w:hint="eastAsia" w:ascii="宋体" w:hAnsi="宋体" w:eastAsia="宋体"/>
          <w:b/>
          <w:bCs/>
        </w:rPr>
        <w:t>①发表评论</w:t>
      </w:r>
    </w:p>
    <w:p w14:paraId="1973EE15">
      <w:pPr>
        <w:pStyle w:val="26"/>
        <w:ind w:left="360"/>
        <w:rPr>
          <w:rFonts w:hint="eastAsia" w:ascii="宋体" w:hAnsi="宋体" w:eastAsia="宋体"/>
        </w:rPr>
      </w:pPr>
      <w:r>
        <w:rPr>
          <w:rFonts w:hint="eastAsia" w:ascii="宋体" w:hAnsi="宋体" w:eastAsia="宋体"/>
        </w:rPr>
        <w:t>用户可以体育场馆评论区发表评论。</w:t>
      </w:r>
    </w:p>
    <w:p w14:paraId="0F816151">
      <w:pPr>
        <w:pStyle w:val="26"/>
        <w:ind w:left="360" w:firstLine="0" w:firstLineChars="0"/>
        <w:rPr>
          <w:rFonts w:hint="eastAsia" w:ascii="宋体" w:hAnsi="宋体" w:eastAsia="宋体"/>
          <w:b/>
          <w:bCs/>
        </w:rPr>
      </w:pPr>
      <w:r>
        <w:rPr>
          <w:rFonts w:hint="eastAsia" w:ascii="宋体" w:hAnsi="宋体" w:eastAsia="宋体"/>
          <w:b/>
          <w:bCs/>
        </w:rPr>
        <w:t>②删除评论</w:t>
      </w:r>
    </w:p>
    <w:p w14:paraId="717F110D">
      <w:pPr>
        <w:pStyle w:val="26"/>
        <w:ind w:left="360"/>
        <w:rPr>
          <w:rFonts w:hint="eastAsia" w:ascii="宋体" w:hAnsi="宋体" w:eastAsia="宋体"/>
        </w:rPr>
      </w:pPr>
      <w:r>
        <w:rPr>
          <w:rFonts w:hint="eastAsia" w:ascii="宋体" w:hAnsi="宋体" w:eastAsia="宋体"/>
        </w:rPr>
        <w:t>普通用户可以删除自己发布过的评论，管理员可以删除任意用户的任何评论。</w:t>
      </w:r>
    </w:p>
    <w:p w14:paraId="32BE1B81">
      <w:pPr>
        <w:pStyle w:val="26"/>
        <w:ind w:left="360" w:firstLine="0" w:firstLineChars="0"/>
        <w:rPr>
          <w:rFonts w:hint="eastAsia" w:ascii="宋体" w:hAnsi="宋体" w:eastAsia="宋体"/>
          <w:b/>
          <w:bCs/>
        </w:rPr>
      </w:pPr>
      <w:r>
        <w:rPr>
          <w:rFonts w:hint="eastAsia" w:ascii="宋体" w:hAnsi="宋体" w:eastAsia="宋体"/>
          <w:b/>
          <w:bCs/>
        </w:rPr>
        <w:t>③查看评论</w:t>
      </w:r>
    </w:p>
    <w:p w14:paraId="42320066">
      <w:pPr>
        <w:pStyle w:val="26"/>
        <w:ind w:left="360"/>
        <w:rPr>
          <w:rFonts w:hint="eastAsia" w:ascii="宋体" w:hAnsi="宋体" w:eastAsia="宋体"/>
        </w:rPr>
      </w:pPr>
      <w:r>
        <w:rPr>
          <w:rFonts w:hint="eastAsia" w:ascii="宋体" w:hAnsi="宋体" w:eastAsia="宋体"/>
        </w:rPr>
        <w:t>用户和管理员可以查看所有评论。</w:t>
      </w:r>
    </w:p>
    <w:p w14:paraId="13462F69">
      <w:pPr>
        <w:pStyle w:val="26"/>
        <w:ind w:left="360" w:firstLine="0" w:firstLineChars="0"/>
        <w:rPr>
          <w:rFonts w:hint="eastAsia" w:ascii="宋体" w:hAnsi="宋体" w:eastAsia="宋体"/>
          <w:b/>
          <w:bCs/>
        </w:rPr>
      </w:pPr>
      <w:r>
        <w:rPr>
          <w:rFonts w:hint="eastAsia" w:ascii="宋体" w:hAnsi="宋体" w:eastAsia="宋体"/>
          <w:b/>
          <w:bCs/>
        </w:rPr>
        <w:t>④审核评论</w:t>
      </w:r>
    </w:p>
    <w:p w14:paraId="06958745">
      <w:pPr>
        <w:pStyle w:val="26"/>
        <w:ind w:left="360"/>
        <w:rPr>
          <w:rFonts w:hint="eastAsia" w:ascii="宋体" w:hAnsi="宋体" w:eastAsia="宋体"/>
        </w:rPr>
      </w:pPr>
      <w:r>
        <w:rPr>
          <w:rFonts w:hint="eastAsia" w:ascii="宋体" w:hAnsi="宋体" w:eastAsia="宋体"/>
        </w:rPr>
        <w:t>管理员需要对用户发表的评论进行审核，可以通过或退回。</w:t>
      </w:r>
    </w:p>
    <w:p w14:paraId="3173176B">
      <w:pPr>
        <w:pStyle w:val="5"/>
        <w:rPr>
          <w:del w:id="351" w:author="fish [2]" w:date="2025-10-28T10:43:16Z"/>
          <w:rFonts w:hint="eastAsia" w:ascii="宋体" w:hAnsi="宋体"/>
          <w:szCs w:val="21"/>
        </w:rPr>
      </w:pPr>
      <w:del w:id="352" w:author="fish [2]" w:date="2025-10-28T10:43:16Z">
        <w:r>
          <w:rPr>
            <w:rFonts w:hint="eastAsia" w:ascii="宋体" w:hAnsi="宋体"/>
            <w:szCs w:val="21"/>
          </w:rPr>
          <w:delText>1</w:delText>
        </w:r>
      </w:del>
      <w:del w:id="353" w:author="fish [2]" w:date="2025-10-28T10:43:16Z">
        <w:r>
          <w:rPr>
            <w:rFonts w:ascii="宋体" w:hAnsi="宋体"/>
            <w:szCs w:val="21"/>
          </w:rPr>
          <w:delText>.1.</w:delText>
        </w:r>
      </w:del>
      <w:del w:id="354" w:author="fish [2]" w:date="2025-10-28T10:43:16Z">
        <w:r>
          <w:rPr>
            <w:rFonts w:hint="eastAsia" w:ascii="宋体" w:hAnsi="宋体"/>
            <w:szCs w:val="21"/>
          </w:rPr>
          <w:delText>5收藏管理模块</w:delText>
        </w:r>
      </w:del>
    </w:p>
    <w:p w14:paraId="275623F0">
      <w:pPr>
        <w:pStyle w:val="26"/>
        <w:ind w:left="360"/>
        <w:rPr>
          <w:del w:id="355" w:author="fish [2]" w:date="2025-10-28T10:43:16Z"/>
          <w:rFonts w:hint="eastAsia" w:ascii="宋体" w:hAnsi="宋体" w:eastAsia="宋体"/>
        </w:rPr>
      </w:pPr>
      <w:del w:id="356" w:author="fish [2]" w:date="2025-10-28T10:43:16Z">
        <w:r>
          <w:rPr>
            <w:rFonts w:hint="eastAsia" w:ascii="宋体" w:hAnsi="宋体" w:eastAsia="宋体"/>
          </w:rPr>
          <w:delText>该模块实现对志愿活动信息的收藏和取消收藏的操作</w:delText>
        </w:r>
      </w:del>
    </w:p>
    <w:p w14:paraId="2EAD6D47">
      <w:pPr>
        <w:pStyle w:val="26"/>
        <w:ind w:left="360" w:firstLine="0" w:firstLineChars="0"/>
        <w:rPr>
          <w:del w:id="357" w:author="fish [2]" w:date="2025-10-28T10:43:16Z"/>
          <w:rFonts w:hint="eastAsia" w:ascii="宋体" w:hAnsi="宋体" w:eastAsia="宋体"/>
          <w:b/>
          <w:bCs/>
        </w:rPr>
      </w:pPr>
      <w:del w:id="358" w:author="fish [2]" w:date="2025-10-28T10:43:16Z">
        <w:r>
          <w:rPr>
            <w:rFonts w:hint="eastAsia" w:ascii="宋体" w:hAnsi="宋体" w:eastAsia="宋体"/>
            <w:b/>
            <w:bCs/>
          </w:rPr>
          <w:delText>①收藏体育场馆</w:delText>
        </w:r>
      </w:del>
    </w:p>
    <w:p w14:paraId="4E461462">
      <w:pPr>
        <w:pStyle w:val="26"/>
        <w:ind w:left="360"/>
        <w:rPr>
          <w:del w:id="359" w:author="fish [2]" w:date="2025-10-28T10:43:16Z"/>
          <w:rFonts w:hint="eastAsia" w:ascii="宋体" w:hAnsi="宋体" w:eastAsia="宋体"/>
        </w:rPr>
      </w:pPr>
      <w:del w:id="360" w:author="fish [2]" w:date="2025-10-28T10:43:16Z">
        <w:r>
          <w:rPr>
            <w:rFonts w:hint="eastAsia" w:ascii="宋体" w:hAnsi="宋体" w:eastAsia="宋体"/>
          </w:rPr>
          <w:delText>用户可以收藏感兴趣的体育场馆。</w:delText>
        </w:r>
      </w:del>
    </w:p>
    <w:p w14:paraId="7188DA67">
      <w:pPr>
        <w:pStyle w:val="26"/>
        <w:ind w:left="360" w:firstLine="0" w:firstLineChars="0"/>
        <w:rPr>
          <w:ins w:id="361" w:author="fish" w:date="2025-10-21T22:08:00Z"/>
          <w:del w:id="362" w:author="fish [2]" w:date="2025-10-28T10:43:16Z"/>
          <w:rFonts w:hint="eastAsia" w:ascii="宋体" w:hAnsi="宋体" w:eastAsia="宋体"/>
          <w:b/>
          <w:bCs/>
        </w:rPr>
      </w:pPr>
      <w:del w:id="363" w:author="fish [2]" w:date="2025-10-28T10:43:16Z">
        <w:r>
          <w:rPr>
            <w:rFonts w:hint="eastAsia" w:ascii="宋体" w:hAnsi="宋体" w:eastAsia="宋体"/>
            <w:b/>
            <w:bCs/>
          </w:rPr>
          <w:delText>②取消收藏</w:delText>
        </w:r>
      </w:del>
    </w:p>
    <w:p w14:paraId="2A2F835A">
      <w:pPr>
        <w:pStyle w:val="26"/>
        <w:ind w:left="360"/>
        <w:rPr>
          <w:del w:id="364" w:author="fish [2]" w:date="2025-10-28T10:43:16Z"/>
          <w:rFonts w:hint="eastAsia" w:ascii="宋体" w:hAnsi="宋体" w:eastAsia="宋体"/>
        </w:rPr>
      </w:pPr>
      <w:del w:id="365" w:author="fish [2]" w:date="2025-10-28T10:43:16Z">
        <w:r>
          <w:rPr>
            <w:rFonts w:hint="eastAsia" w:ascii="宋体" w:hAnsi="宋体" w:eastAsia="宋体"/>
          </w:rPr>
          <w:delText>用户可以取消已收藏的体育场馆。注意：体育场馆删除后，收藏的体育场馆自动取消。</w:delText>
        </w:r>
      </w:del>
    </w:p>
    <w:p w14:paraId="7BCED6C1">
      <w:pPr>
        <w:pStyle w:val="26"/>
        <w:ind w:left="360" w:firstLine="0" w:firstLineChars="0"/>
        <w:rPr>
          <w:del w:id="366" w:author="fish [2]" w:date="2025-10-28T10:43:16Z"/>
          <w:rFonts w:hint="eastAsia" w:ascii="宋体" w:hAnsi="宋体" w:eastAsia="宋体"/>
        </w:rPr>
      </w:pPr>
      <w:del w:id="367" w:author="fish [2]" w:date="2025-10-28T10:43:16Z">
        <w:r>
          <w:rPr>
            <w:rFonts w:hint="eastAsia" w:ascii="宋体" w:hAnsi="宋体" w:eastAsia="宋体"/>
            <w:b/>
            <w:bCs/>
          </w:rPr>
          <w:delText>③</w:delText>
        </w:r>
      </w:del>
      <w:del w:id="368" w:author="fish [2]" w:date="2025-10-28T10:43:16Z">
        <w:r>
          <w:rPr>
            <w:rFonts w:hint="eastAsia" w:ascii="宋体" w:hAnsi="宋体" w:eastAsia="宋体"/>
          </w:rPr>
          <w:delText>查看</w:delText>
        </w:r>
      </w:del>
      <w:del w:id="369" w:author="fish [2]" w:date="2025-10-28T10:43:16Z">
        <w:r>
          <w:rPr>
            <w:rFonts w:hint="eastAsia" w:ascii="宋体" w:hAnsi="宋体" w:eastAsia="宋体"/>
            <w:b/>
            <w:bCs/>
          </w:rPr>
          <w:delText>收藏的</w:delText>
        </w:r>
      </w:del>
      <w:del w:id="370" w:author="fish [2]" w:date="2025-10-28T10:43:16Z">
        <w:r>
          <w:rPr>
            <w:rFonts w:hint="eastAsia" w:ascii="宋体" w:hAnsi="宋体" w:eastAsia="宋体"/>
          </w:rPr>
          <w:delText>体育场馆</w:delText>
        </w:r>
      </w:del>
    </w:p>
    <w:p w14:paraId="491199C2">
      <w:pPr>
        <w:pStyle w:val="26"/>
        <w:ind w:left="360"/>
        <w:rPr>
          <w:del w:id="371" w:author="fish [2]" w:date="2025-10-28T10:43:16Z"/>
          <w:rFonts w:hint="eastAsia" w:ascii="宋体" w:hAnsi="宋体" w:eastAsia="宋体"/>
          <w:b/>
          <w:bCs/>
        </w:rPr>
      </w:pPr>
      <w:del w:id="372" w:author="fish [2]" w:date="2025-10-28T10:43:16Z">
        <w:r>
          <w:rPr>
            <w:rFonts w:hint="eastAsia" w:ascii="宋体" w:hAnsi="宋体" w:eastAsia="宋体"/>
          </w:rPr>
          <w:delText>用户可以查看所有已收藏的体育场馆。</w:delText>
        </w:r>
      </w:del>
    </w:p>
    <w:p w14:paraId="434473D4">
      <w:pPr>
        <w:pStyle w:val="4"/>
        <w:rPr>
          <w:rFonts w:hint="eastAsia"/>
        </w:rPr>
      </w:pPr>
      <w:bookmarkStart w:id="13" w:name="_Toc148635497"/>
      <w:r>
        <w:rPr>
          <w:rFonts w:hint="eastAsia"/>
        </w:rPr>
        <w:t>1</w:t>
      </w:r>
      <w:r>
        <w:t>.2</w:t>
      </w:r>
      <w:r>
        <w:rPr>
          <w:rFonts w:hint="eastAsia"/>
        </w:rPr>
        <w:t>确定参与者</w:t>
      </w:r>
      <w:bookmarkEnd w:id="13"/>
    </w:p>
    <w:tbl>
      <w:tblPr>
        <w:tblStyle w:val="1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6713"/>
      </w:tblGrid>
      <w:tr w14:paraId="3BA5A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vAlign w:val="center"/>
          </w:tcPr>
          <w:p w14:paraId="341C6961">
            <w:pPr>
              <w:jc w:val="center"/>
              <w:rPr>
                <w:rFonts w:hint="eastAsia" w:ascii="宋体" w:hAnsi="宋体" w:eastAsia="宋体"/>
              </w:rPr>
            </w:pPr>
            <w:r>
              <w:rPr>
                <w:rFonts w:hint="eastAsia" w:ascii="宋体" w:hAnsi="宋体" w:eastAsia="宋体"/>
              </w:rPr>
              <w:t>参与者</w:t>
            </w:r>
          </w:p>
        </w:tc>
        <w:tc>
          <w:tcPr>
            <w:tcW w:w="6713" w:type="dxa"/>
            <w:vAlign w:val="center"/>
          </w:tcPr>
          <w:p w14:paraId="41036E27">
            <w:pPr>
              <w:rPr>
                <w:rFonts w:hint="eastAsia" w:ascii="宋体" w:hAnsi="宋体" w:eastAsia="宋体"/>
              </w:rPr>
            </w:pPr>
            <w:r>
              <w:rPr>
                <w:rFonts w:hint="eastAsia" w:ascii="宋体" w:hAnsi="宋体" w:eastAsia="宋体"/>
              </w:rPr>
              <w:t>参与项目</w:t>
            </w:r>
          </w:p>
        </w:tc>
      </w:tr>
      <w:tr w14:paraId="17135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vAlign w:val="center"/>
          </w:tcPr>
          <w:p w14:paraId="5CD20A68">
            <w:pPr>
              <w:jc w:val="center"/>
              <w:rPr>
                <w:rFonts w:hint="eastAsia" w:ascii="宋体" w:hAnsi="宋体" w:eastAsia="宋体"/>
              </w:rPr>
            </w:pPr>
            <w:r>
              <w:rPr>
                <w:rFonts w:hint="eastAsia" w:ascii="宋体" w:hAnsi="宋体" w:eastAsia="宋体"/>
              </w:rPr>
              <w:t>普通用户</w:t>
            </w:r>
          </w:p>
        </w:tc>
        <w:tc>
          <w:tcPr>
            <w:tcW w:w="6713" w:type="dxa"/>
            <w:vAlign w:val="center"/>
          </w:tcPr>
          <w:p w14:paraId="00E61DD6">
            <w:pPr>
              <w:rPr>
                <w:rFonts w:hint="eastAsia" w:ascii="宋体" w:hAnsi="宋体" w:eastAsia="宋体"/>
              </w:rPr>
            </w:pPr>
            <w:r>
              <w:rPr>
                <w:rFonts w:hint="eastAsia" w:ascii="宋体" w:hAnsi="宋体" w:eastAsia="宋体"/>
              </w:rPr>
              <w:t>账户信息管理、体育场馆信息管理、预约管理、评论管理、收藏管理</w:t>
            </w:r>
          </w:p>
        </w:tc>
      </w:tr>
      <w:tr w14:paraId="12C20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vAlign w:val="center"/>
          </w:tcPr>
          <w:p w14:paraId="5CF131E4">
            <w:pPr>
              <w:jc w:val="center"/>
              <w:rPr>
                <w:rFonts w:hint="eastAsia" w:ascii="宋体" w:hAnsi="宋体" w:eastAsia="宋体"/>
              </w:rPr>
            </w:pPr>
            <w:r>
              <w:rPr>
                <w:rFonts w:hint="eastAsia" w:ascii="宋体" w:hAnsi="宋体" w:eastAsia="宋体"/>
              </w:rPr>
              <w:t>管理员用户</w:t>
            </w:r>
          </w:p>
        </w:tc>
        <w:tc>
          <w:tcPr>
            <w:tcW w:w="6713" w:type="dxa"/>
            <w:vAlign w:val="center"/>
          </w:tcPr>
          <w:p w14:paraId="2C13E842">
            <w:pPr>
              <w:rPr>
                <w:rFonts w:hint="eastAsia" w:ascii="宋体" w:hAnsi="宋体" w:eastAsia="宋体"/>
              </w:rPr>
            </w:pPr>
            <w:r>
              <w:rPr>
                <w:rFonts w:hint="eastAsia" w:ascii="宋体" w:hAnsi="宋体" w:eastAsia="宋体"/>
              </w:rPr>
              <w:t>账户信息管理、体育场馆信息管理、评论管理</w:t>
            </w:r>
          </w:p>
        </w:tc>
      </w:tr>
    </w:tbl>
    <w:p w14:paraId="38B3911B">
      <w:pPr>
        <w:pStyle w:val="26"/>
        <w:ind w:left="360" w:firstLine="0" w:firstLineChars="0"/>
        <w:rPr>
          <w:rFonts w:hint="eastAsia"/>
        </w:rPr>
      </w:pPr>
    </w:p>
    <w:p w14:paraId="5BD29605">
      <w:pPr>
        <w:pStyle w:val="4"/>
        <w:rPr>
          <w:rFonts w:hint="eastAsia"/>
        </w:rPr>
      </w:pPr>
      <w:bookmarkStart w:id="14" w:name="_Toc148635498"/>
      <w:r>
        <w:rPr>
          <w:rFonts w:hint="eastAsia"/>
        </w:rPr>
        <w:t>1</w:t>
      </w:r>
      <w:r>
        <w:t>.3</w:t>
      </w:r>
      <w:r>
        <w:rPr>
          <w:rFonts w:hint="eastAsia"/>
        </w:rPr>
        <w:t>确定用例（总用例图）</w:t>
      </w:r>
      <w:bookmarkEnd w:id="14"/>
    </w:p>
    <w:p w14:paraId="38D21628">
      <w:pPr>
        <w:jc w:val="left"/>
        <w:rPr>
          <w:rFonts w:hint="eastAsia"/>
        </w:rPr>
      </w:pPr>
      <w:ins w:id="373" w:author="沁悦 朱" w:date="2018-10-25T14:47:00Z">
        <w:r>
          <w:rPr/>
          <w:t xml:space="preserve"> </w:t>
        </w:r>
      </w:ins>
      <w:ins w:id="374" w:author="fish [2]" w:date="2025-10-28T17:01:22Z">
        <w:r>
          <w:rPr>
            <w:rFonts w:ascii="宋体" w:hAnsi="宋体" w:eastAsia="宋体" w:cs="宋体"/>
            <w:sz w:val="24"/>
            <w:szCs w:val="24"/>
          </w:rPr>
          <w:drawing>
            <wp:inline distT="0" distB="0" distL="114300" distR="114300">
              <wp:extent cx="5528945" cy="3239770"/>
              <wp:effectExtent l="0" t="0" r="8255" b="11430"/>
              <wp:docPr id="2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 descr="IMG_256"/>
                      <pic:cNvPicPr>
                        <a:picLocks noChangeAspect="1"/>
                      </pic:cNvPicPr>
                    </pic:nvPicPr>
                    <pic:blipFill>
                      <a:blip r:embed="rId7"/>
                      <a:stretch>
                        <a:fillRect/>
                      </a:stretch>
                    </pic:blipFill>
                    <pic:spPr>
                      <a:xfrm>
                        <a:off x="0" y="0"/>
                        <a:ext cx="5528945" cy="3239770"/>
                      </a:xfrm>
                      <a:prstGeom prst="rect">
                        <a:avLst/>
                      </a:prstGeom>
                      <a:noFill/>
                      <a:ln w="9525">
                        <a:noFill/>
                      </a:ln>
                    </pic:spPr>
                  </pic:pic>
                </a:graphicData>
              </a:graphic>
            </wp:inline>
          </w:drawing>
        </w:r>
      </w:ins>
      <w:del w:id="376" w:author="fish [2]" w:date="2025-10-28T17:01:21Z">
        <w:r>
          <w:rPr>
            <w:rFonts w:ascii="宋体" w:hAnsi="宋体" w:eastAsia="宋体" w:cs="宋体"/>
            <w:sz w:val="24"/>
            <w:szCs w:val="24"/>
          </w:rPr>
          <w:drawing>
            <wp:inline distT="0" distB="0" distL="114300" distR="114300">
              <wp:extent cx="5449570" cy="3239770"/>
              <wp:effectExtent l="0" t="0" r="11430" b="1143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8"/>
                      <a:stretch>
                        <a:fillRect/>
                      </a:stretch>
                    </pic:blipFill>
                    <pic:spPr>
                      <a:xfrm>
                        <a:off x="0" y="0"/>
                        <a:ext cx="5449570" cy="3239770"/>
                      </a:xfrm>
                      <a:prstGeom prst="rect">
                        <a:avLst/>
                      </a:prstGeom>
                      <a:noFill/>
                      <a:ln w="9525">
                        <a:noFill/>
                      </a:ln>
                    </pic:spPr>
                  </pic:pic>
                </a:graphicData>
              </a:graphic>
            </wp:inline>
          </w:drawing>
        </w:r>
      </w:del>
    </w:p>
    <w:p w14:paraId="6EA8DC49">
      <w:pPr>
        <w:pStyle w:val="6"/>
        <w:jc w:val="center"/>
        <w:rPr>
          <w:rFonts w:eastAsiaTheme="minorEastAsia"/>
        </w:rPr>
      </w:pPr>
      <w:r>
        <w:t xml:space="preserve">图 </w:t>
      </w:r>
      <w:r>
        <w:fldChar w:fldCharType="begin"/>
      </w:r>
      <w:r>
        <w:instrText xml:space="preserve"> SEQ 图 \* ARABIC </w:instrText>
      </w:r>
      <w:r>
        <w:fldChar w:fldCharType="separate"/>
      </w:r>
      <w:r>
        <w:t>1</w:t>
      </w:r>
      <w:r>
        <w:fldChar w:fldCharType="end"/>
      </w:r>
      <w:r>
        <w:rPr>
          <w:rFonts w:hint="eastAsia"/>
        </w:rPr>
        <w:t>.3 总用例图</w:t>
      </w:r>
    </w:p>
    <w:p w14:paraId="5F17E1F7">
      <w:pPr>
        <w:pStyle w:val="4"/>
        <w:rPr>
          <w:rFonts w:hint="eastAsia"/>
        </w:rPr>
      </w:pPr>
      <w:bookmarkStart w:id="15" w:name="_Toc148635499"/>
      <w:r>
        <w:rPr>
          <w:rFonts w:hint="eastAsia"/>
        </w:rPr>
        <w:t>1</w:t>
      </w:r>
      <w:r>
        <w:t>.4</w:t>
      </w:r>
      <w:r>
        <w:rPr>
          <w:rFonts w:hint="eastAsia"/>
        </w:rPr>
        <w:t>用例说明</w:t>
      </w:r>
      <w:bookmarkEnd w:id="15"/>
    </w:p>
    <w:p w14:paraId="3244ADE7">
      <w:pPr>
        <w:pStyle w:val="5"/>
        <w:rPr>
          <w:rFonts w:hint="eastAsia" w:ascii="宋体" w:hAnsi="宋体"/>
          <w:szCs w:val="21"/>
        </w:rPr>
      </w:pPr>
      <w:r>
        <w:rPr>
          <w:rFonts w:hint="eastAsia" w:ascii="宋体" w:hAnsi="宋体"/>
          <w:szCs w:val="21"/>
        </w:rPr>
        <w:t>1.</w:t>
      </w:r>
      <w:r>
        <w:rPr>
          <w:rFonts w:ascii="宋体" w:hAnsi="宋体"/>
          <w:szCs w:val="21"/>
        </w:rPr>
        <w:t>4.1</w:t>
      </w:r>
      <w:r>
        <w:rPr>
          <w:rFonts w:hint="eastAsia"/>
        </w:rPr>
        <w:t>用户</w:t>
      </w:r>
      <w:r>
        <w:rPr>
          <w:rFonts w:hint="eastAsia" w:ascii="宋体" w:hAnsi="宋体"/>
          <w:szCs w:val="21"/>
        </w:rPr>
        <w:t>注册</w:t>
      </w:r>
    </w:p>
    <w:p w14:paraId="0FD04359">
      <w:pPr>
        <w:pStyle w:val="26"/>
        <w:ind w:left="360" w:firstLine="0" w:firstLineChars="0"/>
        <w:rPr>
          <w:rFonts w:hint="eastAsia" w:ascii="宋体" w:hAnsi="宋体" w:eastAsia="宋体"/>
        </w:rPr>
      </w:pPr>
      <w:r>
        <w:rPr>
          <w:rFonts w:hint="eastAsia" w:ascii="宋体" w:hAnsi="宋体" w:eastAsia="宋体"/>
        </w:rPr>
        <w:t>用例名：用户注册</w:t>
      </w:r>
    </w:p>
    <w:p w14:paraId="43B46B4C">
      <w:pPr>
        <w:pStyle w:val="26"/>
        <w:ind w:left="360" w:firstLine="0" w:firstLineChars="0"/>
        <w:rPr>
          <w:rFonts w:hint="eastAsia" w:ascii="宋体" w:hAnsi="宋体" w:eastAsia="宋体"/>
        </w:rPr>
      </w:pPr>
      <w:r>
        <w:rPr>
          <w:rFonts w:hint="eastAsia" w:ascii="宋体" w:hAnsi="宋体" w:eastAsia="宋体"/>
        </w:rPr>
        <w:t>描述：用户通过注册在本系统中添加自己的账号</w:t>
      </w:r>
    </w:p>
    <w:p w14:paraId="7B8524C3">
      <w:pPr>
        <w:pStyle w:val="26"/>
        <w:ind w:left="360" w:firstLine="0" w:firstLineChars="0"/>
        <w:rPr>
          <w:rFonts w:hint="eastAsia" w:ascii="宋体" w:hAnsi="宋体" w:eastAsia="宋体"/>
        </w:rPr>
      </w:pPr>
      <w:r>
        <w:rPr>
          <w:rFonts w:hint="eastAsia" w:ascii="宋体" w:hAnsi="宋体" w:eastAsia="宋体"/>
        </w:rPr>
        <w:t>参与者：用户</w:t>
      </w:r>
    </w:p>
    <w:p w14:paraId="3DE04B18">
      <w:pPr>
        <w:pStyle w:val="26"/>
        <w:ind w:left="360" w:firstLine="0" w:firstLineChars="0"/>
        <w:rPr>
          <w:rFonts w:hint="eastAsia" w:ascii="宋体" w:hAnsi="宋体" w:eastAsia="宋体"/>
        </w:rPr>
      </w:pPr>
      <w:r>
        <w:rPr>
          <w:rFonts w:hint="eastAsia" w:ascii="宋体" w:hAnsi="宋体" w:eastAsia="宋体"/>
        </w:rPr>
        <w:t>前置条件：用户所申请账号未在本系统注册</w:t>
      </w:r>
    </w:p>
    <w:p w14:paraId="60ADB41B">
      <w:pPr>
        <w:pStyle w:val="26"/>
        <w:ind w:left="360" w:firstLine="0" w:firstLineChars="0"/>
        <w:rPr>
          <w:rFonts w:hint="eastAsia" w:ascii="宋体" w:hAnsi="宋体" w:eastAsia="宋体"/>
        </w:rPr>
      </w:pPr>
      <w:r>
        <w:rPr>
          <w:rFonts w:hint="eastAsia" w:ascii="宋体" w:hAnsi="宋体" w:eastAsia="宋体"/>
        </w:rPr>
        <w:t>活动图：</w:t>
      </w:r>
    </w:p>
    <w:p w14:paraId="02E3483A">
      <w:pPr>
        <w:pStyle w:val="26"/>
        <w:ind w:left="360" w:firstLine="0" w:firstLineChars="0"/>
        <w:jc w:val="center"/>
        <w:rPr>
          <w:rFonts w:hint="eastAsia"/>
        </w:rPr>
      </w:pPr>
      <w:r>
        <w:drawing>
          <wp:inline distT="0" distB="0" distL="114300" distR="114300">
            <wp:extent cx="5273040" cy="5824220"/>
            <wp:effectExtent l="0" t="0" r="10160" b="508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9"/>
                    <a:stretch>
                      <a:fillRect/>
                    </a:stretch>
                  </pic:blipFill>
                  <pic:spPr>
                    <a:xfrm>
                      <a:off x="0" y="0"/>
                      <a:ext cx="5273040" cy="5824220"/>
                    </a:xfrm>
                    <a:prstGeom prst="rect">
                      <a:avLst/>
                    </a:prstGeom>
                    <a:noFill/>
                    <a:ln>
                      <a:noFill/>
                    </a:ln>
                  </pic:spPr>
                </pic:pic>
              </a:graphicData>
            </a:graphic>
          </wp:inline>
        </w:drawing>
      </w:r>
    </w:p>
    <w:p w14:paraId="6456996F">
      <w:pPr>
        <w:pStyle w:val="6"/>
        <w:ind w:left="360"/>
        <w:jc w:val="center"/>
        <w:rPr>
          <w:rFonts w:eastAsiaTheme="minorEastAsia"/>
        </w:rPr>
      </w:pPr>
      <w:r>
        <w:t xml:space="preserve">图 </w:t>
      </w:r>
      <w:r>
        <w:rPr>
          <w:rFonts w:hint="eastAsia"/>
        </w:rPr>
        <w:t>1.4.1 用户注册活动图</w:t>
      </w:r>
    </w:p>
    <w:p w14:paraId="6949124A">
      <w:pPr>
        <w:pStyle w:val="5"/>
        <w:rPr>
          <w:rFonts w:hint="eastAsia" w:ascii="宋体" w:hAnsi="宋体"/>
          <w:szCs w:val="21"/>
        </w:rPr>
      </w:pPr>
      <w:r>
        <w:rPr>
          <w:rFonts w:ascii="宋体" w:hAnsi="宋体"/>
          <w:szCs w:val="21"/>
        </w:rPr>
        <w:t>1.4.2</w:t>
      </w:r>
      <w:r>
        <w:rPr>
          <w:rFonts w:hint="eastAsia" w:ascii="宋体" w:hAnsi="宋体"/>
          <w:szCs w:val="21"/>
        </w:rPr>
        <w:t>用户登录</w:t>
      </w:r>
    </w:p>
    <w:p w14:paraId="334F7EFE">
      <w:pPr>
        <w:pStyle w:val="26"/>
        <w:ind w:left="360" w:firstLine="0" w:firstLineChars="0"/>
        <w:rPr>
          <w:rFonts w:hint="eastAsia" w:ascii="宋体" w:hAnsi="宋体" w:eastAsia="宋体"/>
        </w:rPr>
      </w:pPr>
      <w:r>
        <w:rPr>
          <w:rFonts w:hint="eastAsia" w:ascii="宋体" w:hAnsi="宋体" w:eastAsia="宋体"/>
        </w:rPr>
        <w:t>用例名：用户登录</w:t>
      </w:r>
    </w:p>
    <w:p w14:paraId="0BC7B583">
      <w:pPr>
        <w:pStyle w:val="26"/>
        <w:ind w:left="360" w:firstLine="0" w:firstLineChars="0"/>
        <w:rPr>
          <w:rFonts w:hint="eastAsia" w:ascii="宋体" w:hAnsi="宋体" w:eastAsia="宋体"/>
        </w:rPr>
      </w:pPr>
      <w:r>
        <w:rPr>
          <w:rFonts w:hint="eastAsia" w:ascii="宋体" w:hAnsi="宋体" w:eastAsia="宋体"/>
        </w:rPr>
        <w:t>描述：用户选择登陆方式，通过选择的方式登录系统</w:t>
      </w:r>
    </w:p>
    <w:p w14:paraId="078B10E6">
      <w:pPr>
        <w:pStyle w:val="26"/>
        <w:ind w:left="360" w:firstLine="0" w:firstLineChars="0"/>
        <w:rPr>
          <w:rFonts w:hint="eastAsia" w:ascii="宋体" w:hAnsi="宋体" w:eastAsia="宋体"/>
        </w:rPr>
      </w:pPr>
      <w:r>
        <w:rPr>
          <w:rFonts w:hint="eastAsia" w:ascii="宋体" w:hAnsi="宋体" w:eastAsia="宋体"/>
        </w:rPr>
        <w:t>参与者：用户、管理员</w:t>
      </w:r>
    </w:p>
    <w:p w14:paraId="7D1404C5">
      <w:pPr>
        <w:pStyle w:val="26"/>
        <w:ind w:left="360" w:firstLine="0" w:firstLineChars="0"/>
        <w:rPr>
          <w:rFonts w:hint="eastAsia" w:ascii="宋体" w:hAnsi="宋体" w:eastAsia="宋体"/>
        </w:rPr>
      </w:pPr>
      <w:r>
        <w:rPr>
          <w:rFonts w:hint="eastAsia" w:ascii="宋体" w:hAnsi="宋体" w:eastAsia="宋体"/>
        </w:rPr>
        <w:t>前置条件：用户登录账号已在本系统注册</w:t>
      </w:r>
    </w:p>
    <w:p w14:paraId="0407E2C5">
      <w:pPr>
        <w:pStyle w:val="26"/>
        <w:ind w:left="360" w:firstLine="0" w:firstLineChars="0"/>
        <w:rPr>
          <w:rFonts w:hint="eastAsia" w:ascii="宋体" w:hAnsi="宋体" w:eastAsia="宋体"/>
        </w:rPr>
      </w:pPr>
      <w:r>
        <w:rPr>
          <w:rFonts w:hint="eastAsia" w:ascii="宋体" w:hAnsi="宋体" w:eastAsia="宋体"/>
        </w:rPr>
        <w:t>活动图：</w:t>
      </w:r>
    </w:p>
    <w:p w14:paraId="3D9353F1">
      <w:pPr>
        <w:pStyle w:val="26"/>
        <w:ind w:left="360" w:firstLine="0" w:firstLineChars="0"/>
        <w:jc w:val="center"/>
        <w:rPr>
          <w:rFonts w:hint="eastAsia"/>
        </w:rPr>
      </w:pPr>
      <w:r>
        <w:drawing>
          <wp:inline distT="0" distB="0" distL="114300" distR="114300">
            <wp:extent cx="5269230" cy="3623945"/>
            <wp:effectExtent l="0" t="0" r="1270" b="8255"/>
            <wp:docPr id="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
                    <pic:cNvPicPr>
                      <a:picLocks noChangeAspect="1"/>
                    </pic:cNvPicPr>
                  </pic:nvPicPr>
                  <pic:blipFill>
                    <a:blip r:embed="rId10"/>
                    <a:stretch>
                      <a:fillRect/>
                    </a:stretch>
                  </pic:blipFill>
                  <pic:spPr>
                    <a:xfrm>
                      <a:off x="0" y="0"/>
                      <a:ext cx="5269230" cy="3623945"/>
                    </a:xfrm>
                    <a:prstGeom prst="rect">
                      <a:avLst/>
                    </a:prstGeom>
                    <a:noFill/>
                    <a:ln>
                      <a:noFill/>
                    </a:ln>
                  </pic:spPr>
                </pic:pic>
              </a:graphicData>
            </a:graphic>
          </wp:inline>
        </w:drawing>
      </w:r>
    </w:p>
    <w:p w14:paraId="58081D1D">
      <w:pPr>
        <w:pStyle w:val="6"/>
        <w:ind w:left="360"/>
        <w:jc w:val="center"/>
        <w:rPr>
          <w:rFonts w:eastAsiaTheme="minorEastAsia"/>
        </w:rPr>
      </w:pPr>
      <w:r>
        <w:t xml:space="preserve">图 </w:t>
      </w:r>
      <w:r>
        <w:rPr>
          <w:rFonts w:hint="eastAsia"/>
        </w:rPr>
        <w:t>1.4.2 用户登录活动图</w:t>
      </w:r>
    </w:p>
    <w:p w14:paraId="4A51D633">
      <w:pPr>
        <w:pStyle w:val="5"/>
        <w:rPr>
          <w:rFonts w:hint="eastAsia" w:ascii="宋体" w:hAnsi="宋体"/>
          <w:szCs w:val="21"/>
        </w:rPr>
      </w:pPr>
      <w:r>
        <w:rPr>
          <w:rFonts w:ascii="宋体" w:hAnsi="宋体"/>
          <w:szCs w:val="21"/>
        </w:rPr>
        <w:t>1.4.</w:t>
      </w:r>
      <w:r>
        <w:rPr>
          <w:rFonts w:hint="eastAsia" w:ascii="宋体" w:hAnsi="宋体"/>
          <w:szCs w:val="21"/>
        </w:rPr>
        <w:t>3修改用户信息</w:t>
      </w:r>
    </w:p>
    <w:p w14:paraId="40933540">
      <w:pPr>
        <w:pStyle w:val="26"/>
        <w:ind w:left="360" w:firstLine="0" w:firstLineChars="0"/>
        <w:rPr>
          <w:rFonts w:hint="eastAsia" w:ascii="宋体" w:hAnsi="宋体" w:eastAsia="宋体"/>
        </w:rPr>
      </w:pPr>
      <w:r>
        <w:rPr>
          <w:rFonts w:hint="eastAsia" w:ascii="宋体" w:hAnsi="宋体" w:eastAsia="宋体"/>
        </w:rPr>
        <w:t>用例名：修改用户信息</w:t>
      </w:r>
    </w:p>
    <w:p w14:paraId="6A6EA01B">
      <w:pPr>
        <w:pStyle w:val="26"/>
        <w:ind w:left="360" w:firstLine="0" w:firstLineChars="0"/>
        <w:rPr>
          <w:rFonts w:hint="eastAsia" w:ascii="宋体" w:hAnsi="宋体" w:eastAsia="宋体"/>
        </w:rPr>
      </w:pPr>
      <w:r>
        <w:rPr>
          <w:rFonts w:hint="eastAsia" w:ascii="宋体" w:hAnsi="宋体" w:eastAsia="宋体"/>
        </w:rPr>
        <w:t>描述：登录账号后，用户可通过该功能修改个人信息及修改密码</w:t>
      </w:r>
    </w:p>
    <w:p w14:paraId="31010D11">
      <w:pPr>
        <w:pStyle w:val="26"/>
        <w:ind w:left="360" w:firstLine="0" w:firstLineChars="0"/>
        <w:rPr>
          <w:rFonts w:hint="eastAsia" w:ascii="宋体" w:hAnsi="宋体" w:eastAsia="宋体"/>
        </w:rPr>
      </w:pPr>
      <w:r>
        <w:rPr>
          <w:rFonts w:hint="eastAsia" w:ascii="宋体" w:hAnsi="宋体" w:eastAsia="宋体"/>
        </w:rPr>
        <w:t>参与者：用户</w:t>
      </w:r>
    </w:p>
    <w:p w14:paraId="105F162D">
      <w:pPr>
        <w:pStyle w:val="26"/>
        <w:ind w:left="360" w:firstLine="0" w:firstLineChars="0"/>
        <w:rPr>
          <w:rFonts w:hint="eastAsia" w:ascii="宋体" w:hAnsi="宋体" w:eastAsia="宋体"/>
        </w:rPr>
      </w:pPr>
      <w:r>
        <w:rPr>
          <w:rFonts w:hint="eastAsia" w:ascii="宋体" w:hAnsi="宋体" w:eastAsia="宋体"/>
        </w:rPr>
        <w:t>前置条件：用户已在本系统登录</w:t>
      </w:r>
    </w:p>
    <w:p w14:paraId="2AE27D63">
      <w:pPr>
        <w:pStyle w:val="26"/>
        <w:ind w:left="360" w:firstLine="0" w:firstLineChars="0"/>
        <w:rPr>
          <w:rFonts w:hint="eastAsia" w:ascii="宋体" w:hAnsi="宋体" w:eastAsia="宋体"/>
        </w:rPr>
      </w:pPr>
      <w:r>
        <w:rPr>
          <w:rFonts w:hint="eastAsia" w:ascii="宋体" w:hAnsi="宋体" w:eastAsia="宋体"/>
        </w:rPr>
        <w:t>活动图：</w:t>
      </w:r>
    </w:p>
    <w:p w14:paraId="4DF10BEA">
      <w:pPr>
        <w:pStyle w:val="26"/>
        <w:ind w:left="360" w:firstLine="0" w:firstLineChars="0"/>
        <w:jc w:val="center"/>
        <w:rPr>
          <w:rFonts w:hint="eastAsia"/>
        </w:rPr>
      </w:pPr>
    </w:p>
    <w:p w14:paraId="3362FEC1">
      <w:pPr>
        <w:pStyle w:val="26"/>
        <w:ind w:left="360" w:firstLine="0" w:firstLineChars="0"/>
        <w:jc w:val="center"/>
        <w:rPr>
          <w:rFonts w:hint="eastAsia"/>
        </w:rPr>
      </w:pPr>
    </w:p>
    <w:p w14:paraId="77D3F76B">
      <w:pPr>
        <w:pStyle w:val="26"/>
        <w:ind w:left="360" w:firstLine="0" w:firstLineChars="0"/>
        <w:jc w:val="center"/>
        <w:rPr>
          <w:rFonts w:hint="eastAsia"/>
        </w:rPr>
      </w:pPr>
      <w:r>
        <w:drawing>
          <wp:inline distT="0" distB="0" distL="114300" distR="114300">
            <wp:extent cx="5274310" cy="6588125"/>
            <wp:effectExtent l="0" t="0" r="8890" b="3175"/>
            <wp:docPr id="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
                    <pic:cNvPicPr>
                      <a:picLocks noChangeAspect="1"/>
                    </pic:cNvPicPr>
                  </pic:nvPicPr>
                  <pic:blipFill>
                    <a:blip r:embed="rId11"/>
                    <a:stretch>
                      <a:fillRect/>
                    </a:stretch>
                  </pic:blipFill>
                  <pic:spPr>
                    <a:xfrm>
                      <a:off x="0" y="0"/>
                      <a:ext cx="5274310" cy="6588125"/>
                    </a:xfrm>
                    <a:prstGeom prst="rect">
                      <a:avLst/>
                    </a:prstGeom>
                    <a:noFill/>
                    <a:ln>
                      <a:noFill/>
                    </a:ln>
                  </pic:spPr>
                </pic:pic>
              </a:graphicData>
            </a:graphic>
          </wp:inline>
        </w:drawing>
      </w:r>
    </w:p>
    <w:p w14:paraId="19C7C4C0">
      <w:pPr>
        <w:pStyle w:val="6"/>
        <w:ind w:left="360"/>
        <w:jc w:val="center"/>
        <w:rPr>
          <w:rFonts w:eastAsiaTheme="minorEastAsia"/>
        </w:rPr>
      </w:pPr>
      <w:r>
        <w:t xml:space="preserve">图 </w:t>
      </w:r>
      <w:r>
        <w:rPr>
          <w:rFonts w:hint="eastAsia"/>
        </w:rPr>
        <w:t>1.4.3 修改用户信息活动图</w:t>
      </w:r>
    </w:p>
    <w:p w14:paraId="1FD3BD6A">
      <w:pPr>
        <w:pStyle w:val="5"/>
        <w:rPr>
          <w:rFonts w:hint="eastAsia" w:ascii="宋体" w:hAnsi="宋体"/>
          <w:szCs w:val="21"/>
        </w:rPr>
      </w:pPr>
      <w:r>
        <w:rPr>
          <w:rFonts w:ascii="宋体" w:hAnsi="宋体"/>
          <w:szCs w:val="21"/>
        </w:rPr>
        <w:t>1.4.</w:t>
      </w:r>
      <w:r>
        <w:rPr>
          <w:rFonts w:hint="eastAsia" w:ascii="宋体" w:hAnsi="宋体"/>
          <w:szCs w:val="21"/>
        </w:rPr>
        <w:t>4注销账号</w:t>
      </w:r>
    </w:p>
    <w:p w14:paraId="19163FCF">
      <w:pPr>
        <w:pStyle w:val="26"/>
        <w:ind w:left="360" w:firstLine="0" w:firstLineChars="0"/>
        <w:rPr>
          <w:rFonts w:hint="eastAsia" w:ascii="宋体" w:hAnsi="宋体" w:eastAsia="宋体"/>
        </w:rPr>
      </w:pPr>
      <w:r>
        <w:rPr>
          <w:rFonts w:hint="eastAsia" w:ascii="宋体" w:hAnsi="宋体" w:eastAsia="宋体"/>
        </w:rPr>
        <w:t>用例名：注销账号</w:t>
      </w:r>
    </w:p>
    <w:p w14:paraId="059AB9CD">
      <w:pPr>
        <w:pStyle w:val="26"/>
        <w:ind w:left="360" w:firstLine="0" w:firstLineChars="0"/>
        <w:rPr>
          <w:rFonts w:hint="eastAsia" w:ascii="宋体" w:hAnsi="宋体" w:eastAsia="宋体"/>
        </w:rPr>
      </w:pPr>
      <w:r>
        <w:rPr>
          <w:rFonts w:hint="eastAsia" w:ascii="宋体" w:hAnsi="宋体" w:eastAsia="宋体"/>
        </w:rPr>
        <w:t>描述：用户注销自己的账号</w:t>
      </w:r>
    </w:p>
    <w:p w14:paraId="1BD69988">
      <w:pPr>
        <w:pStyle w:val="26"/>
        <w:ind w:left="360" w:firstLine="0" w:firstLineChars="0"/>
        <w:rPr>
          <w:rFonts w:hint="eastAsia" w:ascii="宋体" w:hAnsi="宋体" w:eastAsia="宋体"/>
        </w:rPr>
      </w:pPr>
      <w:r>
        <w:rPr>
          <w:rFonts w:hint="eastAsia" w:ascii="宋体" w:hAnsi="宋体" w:eastAsia="宋体"/>
        </w:rPr>
        <w:t>参与者：用户</w:t>
      </w:r>
    </w:p>
    <w:p w14:paraId="12CCC8C1">
      <w:pPr>
        <w:pStyle w:val="26"/>
        <w:ind w:left="360" w:firstLine="0" w:firstLineChars="0"/>
        <w:rPr>
          <w:rFonts w:hint="eastAsia" w:ascii="宋体" w:hAnsi="宋体" w:eastAsia="宋体"/>
        </w:rPr>
      </w:pPr>
      <w:r>
        <w:rPr>
          <w:rFonts w:hint="eastAsia" w:ascii="宋体" w:hAnsi="宋体" w:eastAsia="宋体"/>
        </w:rPr>
        <w:t>前置条件：用户已在本系统登录</w:t>
      </w:r>
    </w:p>
    <w:p w14:paraId="553E5F7D">
      <w:pPr>
        <w:pStyle w:val="26"/>
        <w:ind w:left="360" w:firstLine="0" w:firstLineChars="0"/>
        <w:rPr>
          <w:rFonts w:hint="eastAsia" w:ascii="宋体" w:hAnsi="宋体" w:eastAsia="宋体"/>
        </w:rPr>
      </w:pPr>
      <w:r>
        <w:rPr>
          <w:rFonts w:hint="eastAsia" w:ascii="宋体" w:hAnsi="宋体" w:eastAsia="宋体"/>
        </w:rPr>
        <w:t>活动图：</w:t>
      </w:r>
    </w:p>
    <w:p w14:paraId="54E23445">
      <w:pPr>
        <w:pStyle w:val="26"/>
        <w:ind w:left="360" w:firstLine="0" w:firstLineChars="0"/>
        <w:jc w:val="center"/>
        <w:rPr>
          <w:rFonts w:hint="eastAsia"/>
        </w:rPr>
      </w:pPr>
      <w:r>
        <w:drawing>
          <wp:inline distT="0" distB="0" distL="114300" distR="114300">
            <wp:extent cx="5268595" cy="4825365"/>
            <wp:effectExtent l="0" t="0" r="1905" b="6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5268595" cy="4825365"/>
                    </a:xfrm>
                    <a:prstGeom prst="rect">
                      <a:avLst/>
                    </a:prstGeom>
                    <a:noFill/>
                    <a:ln>
                      <a:noFill/>
                    </a:ln>
                  </pic:spPr>
                </pic:pic>
              </a:graphicData>
            </a:graphic>
          </wp:inline>
        </w:drawing>
      </w:r>
    </w:p>
    <w:p w14:paraId="04FC308F">
      <w:pPr>
        <w:pStyle w:val="6"/>
        <w:ind w:left="360"/>
        <w:jc w:val="center"/>
        <w:rPr>
          <w:rFonts w:eastAsiaTheme="minorEastAsia"/>
        </w:rPr>
      </w:pPr>
      <w:r>
        <w:t xml:space="preserve">图 </w:t>
      </w:r>
      <w:r>
        <w:rPr>
          <w:rFonts w:hint="eastAsia"/>
        </w:rPr>
        <w:t>1.4.4 注销账号活动图</w:t>
      </w:r>
    </w:p>
    <w:p w14:paraId="59DF8A3B">
      <w:pPr>
        <w:pStyle w:val="5"/>
        <w:rPr>
          <w:rFonts w:hint="eastAsia" w:ascii="宋体" w:hAnsi="宋体"/>
          <w:szCs w:val="21"/>
        </w:rPr>
      </w:pPr>
      <w:r>
        <w:rPr>
          <w:rFonts w:ascii="宋体" w:hAnsi="宋体"/>
          <w:szCs w:val="21"/>
        </w:rPr>
        <w:t>1.4.</w:t>
      </w:r>
      <w:r>
        <w:rPr>
          <w:rFonts w:hint="eastAsia" w:ascii="宋体" w:hAnsi="宋体"/>
          <w:szCs w:val="21"/>
        </w:rPr>
        <w:t>5管理用户账号</w:t>
      </w:r>
    </w:p>
    <w:p w14:paraId="6FC6E0AF">
      <w:pPr>
        <w:pStyle w:val="26"/>
        <w:ind w:left="360" w:firstLine="0" w:firstLineChars="0"/>
        <w:rPr>
          <w:rFonts w:hint="eastAsia" w:ascii="宋体" w:hAnsi="宋体" w:eastAsia="宋体"/>
        </w:rPr>
      </w:pPr>
      <w:r>
        <w:rPr>
          <w:rFonts w:hint="eastAsia" w:ascii="宋体" w:hAnsi="宋体" w:eastAsia="宋体"/>
        </w:rPr>
        <w:t>用例名：管理用户账号</w:t>
      </w:r>
    </w:p>
    <w:p w14:paraId="3BA67EF4">
      <w:pPr>
        <w:pStyle w:val="26"/>
        <w:ind w:left="360" w:firstLine="0" w:firstLineChars="0"/>
        <w:rPr>
          <w:rFonts w:hint="eastAsia" w:ascii="宋体" w:hAnsi="宋体" w:eastAsia="宋体"/>
        </w:rPr>
      </w:pPr>
      <w:r>
        <w:rPr>
          <w:rFonts w:hint="eastAsia" w:ascii="宋体" w:hAnsi="宋体" w:eastAsia="宋体"/>
        </w:rPr>
        <w:t>描述：管理员查看任意用户账号并注销账户</w:t>
      </w:r>
    </w:p>
    <w:p w14:paraId="7D612756">
      <w:pPr>
        <w:pStyle w:val="26"/>
        <w:ind w:left="360" w:firstLine="0" w:firstLineChars="0"/>
        <w:rPr>
          <w:rFonts w:hint="eastAsia" w:ascii="宋体" w:hAnsi="宋体" w:eastAsia="宋体"/>
        </w:rPr>
      </w:pPr>
      <w:r>
        <w:rPr>
          <w:rFonts w:hint="eastAsia" w:ascii="宋体" w:hAnsi="宋体" w:eastAsia="宋体"/>
        </w:rPr>
        <w:t>参与者：管理员</w:t>
      </w:r>
    </w:p>
    <w:p w14:paraId="132F0023">
      <w:pPr>
        <w:pStyle w:val="26"/>
        <w:ind w:left="360" w:firstLine="0" w:firstLineChars="0"/>
        <w:rPr>
          <w:rFonts w:hint="eastAsia" w:ascii="宋体" w:hAnsi="宋体" w:eastAsia="宋体"/>
        </w:rPr>
      </w:pPr>
      <w:r>
        <w:rPr>
          <w:rFonts w:hint="eastAsia" w:ascii="宋体" w:hAnsi="宋体" w:eastAsia="宋体"/>
        </w:rPr>
        <w:t>前置条件：管理员已在本系统登录，用户账号已在本系统注册</w:t>
      </w:r>
    </w:p>
    <w:p w14:paraId="0D24F5CA">
      <w:pPr>
        <w:pStyle w:val="26"/>
        <w:ind w:left="360" w:firstLine="0" w:firstLineChars="0"/>
        <w:rPr>
          <w:rFonts w:hint="eastAsia" w:ascii="宋体" w:hAnsi="宋体" w:eastAsia="宋体"/>
        </w:rPr>
      </w:pPr>
      <w:r>
        <w:rPr>
          <w:rFonts w:hint="eastAsia" w:ascii="宋体" w:hAnsi="宋体" w:eastAsia="宋体"/>
        </w:rPr>
        <w:t>活动图：</w:t>
      </w:r>
    </w:p>
    <w:p w14:paraId="5DF60D43">
      <w:pPr>
        <w:pStyle w:val="26"/>
        <w:ind w:left="360" w:firstLine="0" w:firstLineChars="0"/>
        <w:jc w:val="center"/>
        <w:rPr>
          <w:rFonts w:hint="eastAsia"/>
        </w:rPr>
      </w:pPr>
      <w:r>
        <w:drawing>
          <wp:inline distT="0" distB="0" distL="114300" distR="114300">
            <wp:extent cx="4483100" cy="526415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4483100" cy="5264150"/>
                    </a:xfrm>
                    <a:prstGeom prst="rect">
                      <a:avLst/>
                    </a:prstGeom>
                    <a:noFill/>
                    <a:ln>
                      <a:noFill/>
                    </a:ln>
                  </pic:spPr>
                </pic:pic>
              </a:graphicData>
            </a:graphic>
          </wp:inline>
        </w:drawing>
      </w:r>
    </w:p>
    <w:p w14:paraId="4367BD19">
      <w:pPr>
        <w:pStyle w:val="6"/>
        <w:ind w:left="360"/>
        <w:jc w:val="center"/>
        <w:rPr>
          <w:rFonts w:eastAsiaTheme="minorEastAsia"/>
        </w:rPr>
      </w:pPr>
      <w:r>
        <w:t xml:space="preserve">图 </w:t>
      </w:r>
      <w:r>
        <w:rPr>
          <w:rFonts w:hint="eastAsia"/>
        </w:rPr>
        <w:t>1.4.5 管理用户账号活动图</w:t>
      </w:r>
    </w:p>
    <w:p w14:paraId="7DCE4849">
      <w:pPr>
        <w:pStyle w:val="5"/>
        <w:rPr>
          <w:rFonts w:hint="eastAsia" w:ascii="宋体" w:hAnsi="宋体"/>
          <w:szCs w:val="21"/>
        </w:rPr>
      </w:pPr>
      <w:r>
        <w:rPr>
          <w:rFonts w:ascii="宋体" w:hAnsi="宋体"/>
          <w:szCs w:val="21"/>
        </w:rPr>
        <w:t>1.4.</w:t>
      </w:r>
      <w:r>
        <w:rPr>
          <w:rFonts w:hint="eastAsia" w:ascii="宋体" w:hAnsi="宋体"/>
          <w:szCs w:val="21"/>
        </w:rPr>
        <w:t>6找回密码</w:t>
      </w:r>
    </w:p>
    <w:p w14:paraId="6DB82169">
      <w:pPr>
        <w:pStyle w:val="26"/>
        <w:ind w:left="360" w:firstLine="0" w:firstLineChars="0"/>
        <w:rPr>
          <w:rFonts w:hint="eastAsia" w:ascii="宋体" w:hAnsi="宋体" w:eastAsia="宋体" w:cs="宋体"/>
        </w:rPr>
      </w:pPr>
      <w:r>
        <w:rPr>
          <w:rFonts w:hint="eastAsia" w:ascii="宋体" w:hAnsi="宋体" w:eastAsia="宋体" w:cs="宋体"/>
        </w:rPr>
        <w:t>用例名：找回密码</w:t>
      </w:r>
    </w:p>
    <w:p w14:paraId="4BE6B3F4">
      <w:pPr>
        <w:pStyle w:val="26"/>
        <w:ind w:left="360" w:firstLine="0" w:firstLineChars="0"/>
        <w:rPr>
          <w:rFonts w:hint="eastAsia" w:ascii="宋体" w:hAnsi="宋体" w:eastAsia="宋体" w:cs="宋体"/>
        </w:rPr>
      </w:pPr>
      <w:r>
        <w:rPr>
          <w:rFonts w:hint="eastAsia" w:ascii="宋体" w:hAnsi="宋体" w:eastAsia="宋体" w:cs="宋体"/>
        </w:rPr>
        <w:t>描述：忘记密码的用户可通过此功能重新设置密码</w:t>
      </w:r>
    </w:p>
    <w:p w14:paraId="6C926663">
      <w:pPr>
        <w:pStyle w:val="26"/>
        <w:ind w:left="360" w:firstLine="0" w:firstLineChars="0"/>
        <w:rPr>
          <w:rFonts w:hint="eastAsia" w:ascii="宋体" w:hAnsi="宋体" w:eastAsia="宋体" w:cs="宋体"/>
        </w:rPr>
      </w:pPr>
      <w:r>
        <w:rPr>
          <w:rFonts w:hint="eastAsia" w:ascii="宋体" w:hAnsi="宋体" w:eastAsia="宋体" w:cs="宋体"/>
        </w:rPr>
        <w:t>参与者：用户</w:t>
      </w:r>
    </w:p>
    <w:p w14:paraId="476EE07F">
      <w:pPr>
        <w:pStyle w:val="26"/>
        <w:ind w:left="360" w:firstLine="0" w:firstLineChars="0"/>
        <w:rPr>
          <w:rFonts w:hint="eastAsia" w:ascii="宋体" w:hAnsi="宋体" w:eastAsia="宋体" w:cs="宋体"/>
        </w:rPr>
      </w:pPr>
      <w:r>
        <w:rPr>
          <w:rFonts w:hint="eastAsia" w:ascii="宋体" w:hAnsi="宋体" w:eastAsia="宋体" w:cs="宋体"/>
        </w:rPr>
        <w:t>前置条件：用户账号已在本系统注册</w:t>
      </w:r>
    </w:p>
    <w:p w14:paraId="03A73DC9">
      <w:pPr>
        <w:pStyle w:val="26"/>
        <w:ind w:left="360" w:firstLine="0" w:firstLineChars="0"/>
        <w:rPr>
          <w:rFonts w:hint="eastAsia" w:ascii="宋体" w:hAnsi="宋体" w:eastAsia="宋体" w:cs="宋体"/>
        </w:rPr>
      </w:pPr>
      <w:r>
        <w:rPr>
          <w:rFonts w:hint="eastAsia" w:ascii="宋体" w:hAnsi="宋体" w:eastAsia="宋体" w:cs="宋体"/>
        </w:rPr>
        <w:t>活动图：</w:t>
      </w:r>
    </w:p>
    <w:p w14:paraId="41F9ECBC">
      <w:pPr>
        <w:pStyle w:val="26"/>
        <w:ind w:left="360" w:firstLine="0" w:firstLineChars="0"/>
        <w:jc w:val="center"/>
        <w:rPr>
          <w:rFonts w:hint="eastAsia"/>
        </w:rPr>
      </w:pPr>
      <w:r>
        <w:drawing>
          <wp:inline distT="0" distB="0" distL="114300" distR="114300">
            <wp:extent cx="5272405" cy="5851525"/>
            <wp:effectExtent l="0" t="0" r="10795" b="317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4"/>
                    <a:stretch>
                      <a:fillRect/>
                    </a:stretch>
                  </pic:blipFill>
                  <pic:spPr>
                    <a:xfrm>
                      <a:off x="0" y="0"/>
                      <a:ext cx="5272405" cy="5851525"/>
                    </a:xfrm>
                    <a:prstGeom prst="rect">
                      <a:avLst/>
                    </a:prstGeom>
                    <a:noFill/>
                    <a:ln>
                      <a:noFill/>
                    </a:ln>
                  </pic:spPr>
                </pic:pic>
              </a:graphicData>
            </a:graphic>
          </wp:inline>
        </w:drawing>
      </w:r>
    </w:p>
    <w:p w14:paraId="2BFBC24A">
      <w:pPr>
        <w:pStyle w:val="6"/>
        <w:ind w:left="360"/>
        <w:jc w:val="center"/>
        <w:rPr>
          <w:rFonts w:eastAsiaTheme="minorEastAsia"/>
        </w:rPr>
      </w:pPr>
      <w:r>
        <w:t xml:space="preserve">图 </w:t>
      </w:r>
      <w:r>
        <w:rPr>
          <w:rFonts w:hint="eastAsia"/>
        </w:rPr>
        <w:t>1.4.6 找回密码活动图</w:t>
      </w:r>
    </w:p>
    <w:p w14:paraId="74594A20">
      <w:pPr>
        <w:pStyle w:val="5"/>
        <w:rPr>
          <w:rFonts w:hint="eastAsia" w:ascii="宋体" w:hAnsi="宋体"/>
          <w:szCs w:val="21"/>
        </w:rPr>
      </w:pPr>
      <w:r>
        <w:rPr>
          <w:rFonts w:ascii="宋体" w:hAnsi="宋体"/>
          <w:szCs w:val="21"/>
        </w:rPr>
        <w:t>1.4.</w:t>
      </w:r>
      <w:r>
        <w:rPr>
          <w:rFonts w:hint="eastAsia" w:ascii="宋体" w:hAnsi="宋体"/>
          <w:szCs w:val="21"/>
        </w:rPr>
        <w:t>7发布体育场馆信息</w:t>
      </w:r>
    </w:p>
    <w:p w14:paraId="207DA523">
      <w:pPr>
        <w:pStyle w:val="26"/>
        <w:ind w:left="360" w:firstLine="0" w:firstLineChars="0"/>
        <w:rPr>
          <w:rFonts w:hint="eastAsia" w:ascii="宋体" w:hAnsi="宋体" w:eastAsia="宋体" w:cs="宋体"/>
        </w:rPr>
      </w:pPr>
      <w:r>
        <w:rPr>
          <w:rFonts w:hint="eastAsia" w:ascii="宋体" w:hAnsi="宋体" w:eastAsia="宋体" w:cs="宋体"/>
        </w:rPr>
        <w:t>用例名：发布体育场馆信息</w:t>
      </w:r>
    </w:p>
    <w:p w14:paraId="0F34FEC4">
      <w:pPr>
        <w:pStyle w:val="26"/>
        <w:ind w:left="360" w:firstLine="0" w:firstLineChars="0"/>
        <w:rPr>
          <w:rFonts w:hint="eastAsia" w:ascii="宋体" w:hAnsi="宋体" w:eastAsia="宋体" w:cs="宋体"/>
        </w:rPr>
      </w:pPr>
      <w:r>
        <w:rPr>
          <w:rFonts w:hint="eastAsia" w:ascii="宋体" w:hAnsi="宋体" w:eastAsia="宋体" w:cs="宋体"/>
        </w:rPr>
        <w:t>描述：根据需求发布体育场馆信息</w:t>
      </w:r>
    </w:p>
    <w:p w14:paraId="7F1E70E1">
      <w:pPr>
        <w:pStyle w:val="26"/>
        <w:ind w:left="360" w:firstLine="0" w:firstLineChars="0"/>
        <w:rPr>
          <w:rFonts w:hint="eastAsia" w:ascii="宋体" w:hAnsi="宋体" w:eastAsia="宋体" w:cs="宋体"/>
        </w:rPr>
      </w:pPr>
      <w:r>
        <w:rPr>
          <w:rFonts w:hint="eastAsia" w:ascii="宋体" w:hAnsi="宋体" w:eastAsia="宋体" w:cs="宋体"/>
        </w:rPr>
        <w:t>参与者：用户</w:t>
      </w:r>
    </w:p>
    <w:p w14:paraId="4DDD531C">
      <w:pPr>
        <w:pStyle w:val="26"/>
        <w:ind w:left="360" w:firstLine="0" w:firstLineChars="0"/>
        <w:rPr>
          <w:rFonts w:hint="eastAsia" w:ascii="宋体" w:hAnsi="宋体" w:eastAsia="宋体" w:cs="宋体"/>
        </w:rPr>
      </w:pPr>
      <w:r>
        <w:rPr>
          <w:rFonts w:hint="eastAsia" w:ascii="宋体" w:hAnsi="宋体" w:eastAsia="宋体" w:cs="宋体"/>
        </w:rPr>
        <w:t>前置条件：用户已注册到本系统</w:t>
      </w:r>
    </w:p>
    <w:p w14:paraId="3ECA3E40">
      <w:pPr>
        <w:pStyle w:val="26"/>
        <w:ind w:left="360" w:firstLine="0" w:firstLineChars="0"/>
        <w:rPr>
          <w:rFonts w:hint="eastAsia" w:ascii="宋体" w:hAnsi="宋体" w:eastAsia="宋体" w:cs="宋体"/>
        </w:rPr>
      </w:pPr>
      <w:r>
        <w:rPr>
          <w:rFonts w:hint="eastAsia" w:ascii="宋体" w:hAnsi="宋体" w:eastAsia="宋体" w:cs="宋体"/>
        </w:rPr>
        <w:t>活动图：</w:t>
      </w:r>
    </w:p>
    <w:p w14:paraId="6FC2F85C">
      <w:pPr>
        <w:pStyle w:val="26"/>
        <w:ind w:left="360" w:firstLine="0" w:firstLineChars="0"/>
        <w:jc w:val="center"/>
        <w:rPr>
          <w:rFonts w:hint="eastAsia"/>
        </w:rPr>
      </w:pPr>
      <w:r>
        <w:rPr>
          <w:rFonts w:ascii="宋体" w:hAnsi="宋体" w:eastAsia="宋体" w:cs="宋体"/>
          <w:sz w:val="24"/>
          <w:szCs w:val="24"/>
        </w:rPr>
        <w:drawing>
          <wp:inline distT="0" distB="0" distL="114300" distR="114300">
            <wp:extent cx="3879850" cy="4319905"/>
            <wp:effectExtent l="0" t="0" r="6350" b="10795"/>
            <wp:docPr id="21"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descr="IMG_256"/>
                    <pic:cNvPicPr>
                      <a:picLocks noChangeAspect="1"/>
                    </pic:cNvPicPr>
                  </pic:nvPicPr>
                  <pic:blipFill>
                    <a:blip r:embed="rId15"/>
                    <a:stretch>
                      <a:fillRect/>
                    </a:stretch>
                  </pic:blipFill>
                  <pic:spPr>
                    <a:xfrm>
                      <a:off x="0" y="0"/>
                      <a:ext cx="3879850" cy="4319905"/>
                    </a:xfrm>
                    <a:prstGeom prst="rect">
                      <a:avLst/>
                    </a:prstGeom>
                    <a:noFill/>
                    <a:ln w="9525">
                      <a:noFill/>
                    </a:ln>
                  </pic:spPr>
                </pic:pic>
              </a:graphicData>
            </a:graphic>
          </wp:inline>
        </w:drawing>
      </w:r>
    </w:p>
    <w:p w14:paraId="25BEDCD5">
      <w:pPr>
        <w:pStyle w:val="6"/>
        <w:ind w:left="360"/>
        <w:jc w:val="center"/>
        <w:rPr>
          <w:rFonts w:eastAsiaTheme="minorEastAsia"/>
        </w:rPr>
      </w:pPr>
      <w:r>
        <w:t xml:space="preserve">图 </w:t>
      </w:r>
      <w:r>
        <w:rPr>
          <w:rFonts w:hint="eastAsia"/>
        </w:rPr>
        <w:t>1.4.7 发布体育场馆信息活动图</w:t>
      </w:r>
    </w:p>
    <w:p w14:paraId="262A9127">
      <w:pPr>
        <w:pStyle w:val="5"/>
        <w:rPr>
          <w:rFonts w:hint="eastAsia" w:ascii="宋体" w:hAnsi="宋体"/>
          <w:szCs w:val="21"/>
        </w:rPr>
      </w:pPr>
      <w:r>
        <w:rPr>
          <w:rFonts w:hint="eastAsia" w:ascii="宋体" w:hAnsi="宋体"/>
          <w:szCs w:val="21"/>
        </w:rPr>
        <w:t>1.4.8删除体育场馆信息</w:t>
      </w:r>
    </w:p>
    <w:p w14:paraId="4A0F3A5E">
      <w:pPr>
        <w:pStyle w:val="26"/>
        <w:ind w:left="360" w:firstLine="0" w:firstLineChars="0"/>
        <w:rPr>
          <w:rFonts w:hint="eastAsia" w:ascii="宋体" w:hAnsi="宋体" w:eastAsia="宋体" w:cs="宋体"/>
        </w:rPr>
      </w:pPr>
      <w:r>
        <w:rPr>
          <w:rFonts w:hint="eastAsia" w:ascii="宋体" w:hAnsi="宋体" w:eastAsia="宋体" w:cs="宋体"/>
        </w:rPr>
        <w:t>用例名：删除体育场馆信息</w:t>
      </w:r>
    </w:p>
    <w:p w14:paraId="453F00A4">
      <w:pPr>
        <w:pStyle w:val="26"/>
        <w:ind w:left="360" w:firstLine="0" w:firstLineChars="0"/>
        <w:rPr>
          <w:rFonts w:hint="eastAsia" w:ascii="宋体" w:hAnsi="宋体" w:eastAsia="宋体" w:cs="宋体"/>
        </w:rPr>
      </w:pPr>
      <w:r>
        <w:rPr>
          <w:rFonts w:hint="eastAsia" w:ascii="宋体" w:hAnsi="宋体" w:eastAsia="宋体" w:cs="宋体"/>
        </w:rPr>
        <w:t>描述：根据需求删除体育场馆信息</w:t>
      </w:r>
    </w:p>
    <w:p w14:paraId="1D085AEA">
      <w:pPr>
        <w:pStyle w:val="26"/>
        <w:ind w:left="360" w:firstLine="0" w:firstLineChars="0"/>
        <w:rPr>
          <w:rFonts w:hint="eastAsia" w:ascii="宋体" w:hAnsi="宋体" w:eastAsia="宋体" w:cs="宋体"/>
        </w:rPr>
      </w:pPr>
      <w:r>
        <w:rPr>
          <w:rFonts w:hint="eastAsia" w:ascii="宋体" w:hAnsi="宋体" w:eastAsia="宋体" w:cs="宋体"/>
        </w:rPr>
        <w:t>参与者：用户</w:t>
      </w:r>
    </w:p>
    <w:p w14:paraId="6494737C">
      <w:pPr>
        <w:pStyle w:val="26"/>
        <w:ind w:left="360" w:firstLine="0" w:firstLineChars="0"/>
        <w:rPr>
          <w:rFonts w:hint="eastAsia" w:ascii="宋体" w:hAnsi="宋体" w:eastAsia="宋体" w:cs="宋体"/>
        </w:rPr>
      </w:pPr>
      <w:r>
        <w:rPr>
          <w:rFonts w:hint="eastAsia" w:ascii="宋体" w:hAnsi="宋体" w:eastAsia="宋体" w:cs="宋体"/>
        </w:rPr>
        <w:t>前置条件：用户已注册到本系统且场馆信息已发布</w:t>
      </w:r>
    </w:p>
    <w:p w14:paraId="2E1F49E5">
      <w:pPr>
        <w:pStyle w:val="26"/>
        <w:ind w:left="360" w:firstLine="0" w:firstLineChars="0"/>
        <w:rPr>
          <w:rFonts w:hint="eastAsia" w:ascii="宋体" w:hAnsi="宋体" w:eastAsia="宋体" w:cs="宋体"/>
        </w:rPr>
      </w:pPr>
      <w:r>
        <w:rPr>
          <w:rFonts w:hint="eastAsia" w:ascii="宋体" w:hAnsi="宋体" w:eastAsia="宋体" w:cs="宋体"/>
        </w:rPr>
        <w:t>活动图：</w:t>
      </w:r>
    </w:p>
    <w:p w14:paraId="0162949C">
      <w:pPr>
        <w:rPr>
          <w:rFonts w:hint="eastAsia"/>
        </w:rPr>
      </w:pPr>
    </w:p>
    <w:p w14:paraId="3DEBE3E9">
      <w:pPr>
        <w:jc w:val="center"/>
        <w:rPr>
          <w:rFonts w:hint="eastAsia" w:ascii="宋体" w:hAnsi="宋体"/>
          <w:szCs w:val="21"/>
        </w:rPr>
      </w:pPr>
      <w:r>
        <w:rPr>
          <w:rFonts w:ascii="宋体" w:hAnsi="宋体" w:eastAsia="宋体" w:cs="宋体"/>
          <w:sz w:val="24"/>
          <w:szCs w:val="24"/>
        </w:rPr>
        <w:drawing>
          <wp:inline distT="0" distB="0" distL="114300" distR="114300">
            <wp:extent cx="4102100" cy="3599815"/>
            <wp:effectExtent l="0" t="0" r="0" b="6985"/>
            <wp:docPr id="24"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descr="IMG_256"/>
                    <pic:cNvPicPr>
                      <a:picLocks noChangeAspect="1"/>
                    </pic:cNvPicPr>
                  </pic:nvPicPr>
                  <pic:blipFill>
                    <a:blip r:embed="rId16"/>
                    <a:stretch>
                      <a:fillRect/>
                    </a:stretch>
                  </pic:blipFill>
                  <pic:spPr>
                    <a:xfrm>
                      <a:off x="0" y="0"/>
                      <a:ext cx="4102100" cy="3599815"/>
                    </a:xfrm>
                    <a:prstGeom prst="rect">
                      <a:avLst/>
                    </a:prstGeom>
                    <a:noFill/>
                    <a:ln w="9525">
                      <a:noFill/>
                    </a:ln>
                  </pic:spPr>
                </pic:pic>
              </a:graphicData>
            </a:graphic>
          </wp:inline>
        </w:drawing>
      </w:r>
    </w:p>
    <w:p w14:paraId="1D93472D">
      <w:pPr>
        <w:pStyle w:val="6"/>
        <w:ind w:left="360"/>
        <w:jc w:val="center"/>
        <w:rPr>
          <w:rFonts w:hint="eastAsia" w:ascii="宋体" w:hAnsi="宋体"/>
          <w:szCs w:val="21"/>
        </w:rPr>
      </w:pPr>
      <w:r>
        <w:t xml:space="preserve">图 </w:t>
      </w:r>
      <w:r>
        <w:rPr>
          <w:rFonts w:hint="eastAsia"/>
        </w:rPr>
        <w:t>1.4.8 删除体育场馆信息活动图</w:t>
      </w:r>
    </w:p>
    <w:p w14:paraId="361E4D02">
      <w:pPr>
        <w:pStyle w:val="5"/>
        <w:rPr>
          <w:rFonts w:hint="eastAsia" w:ascii="宋体" w:hAnsi="宋体"/>
          <w:szCs w:val="21"/>
        </w:rPr>
      </w:pPr>
      <w:r>
        <w:rPr>
          <w:rFonts w:hint="eastAsia" w:ascii="宋体" w:hAnsi="宋体"/>
          <w:szCs w:val="21"/>
        </w:rPr>
        <w:t>1</w:t>
      </w:r>
      <w:r>
        <w:rPr>
          <w:rFonts w:ascii="宋体" w:hAnsi="宋体"/>
          <w:szCs w:val="21"/>
        </w:rPr>
        <w:t>.4.</w:t>
      </w:r>
      <w:r>
        <w:rPr>
          <w:rFonts w:hint="eastAsia" w:ascii="宋体" w:hAnsi="宋体"/>
          <w:szCs w:val="21"/>
        </w:rPr>
        <w:t>9修改体育场馆信息</w:t>
      </w:r>
    </w:p>
    <w:p w14:paraId="437D2064">
      <w:pPr>
        <w:pStyle w:val="26"/>
        <w:ind w:left="360" w:firstLine="0" w:firstLineChars="0"/>
        <w:rPr>
          <w:rFonts w:hint="eastAsia" w:ascii="宋体" w:hAnsi="宋体" w:eastAsia="宋体" w:cs="宋体"/>
        </w:rPr>
      </w:pPr>
      <w:r>
        <w:rPr>
          <w:rFonts w:hint="eastAsia" w:ascii="宋体" w:hAnsi="宋体" w:eastAsia="宋体" w:cs="宋体"/>
        </w:rPr>
        <w:t>用例名：修改体育场馆信息</w:t>
      </w:r>
    </w:p>
    <w:p w14:paraId="32506DED">
      <w:pPr>
        <w:pStyle w:val="26"/>
        <w:ind w:left="360" w:firstLine="0" w:firstLineChars="0"/>
        <w:rPr>
          <w:rFonts w:hint="eastAsia" w:ascii="宋体" w:hAnsi="宋体" w:eastAsia="宋体" w:cs="宋体"/>
        </w:rPr>
      </w:pPr>
      <w:r>
        <w:rPr>
          <w:rFonts w:hint="eastAsia" w:ascii="宋体" w:hAnsi="宋体" w:eastAsia="宋体" w:cs="宋体"/>
        </w:rPr>
        <w:t>描述：根据需求修改体育场馆信息</w:t>
      </w:r>
    </w:p>
    <w:p w14:paraId="5295EF85">
      <w:pPr>
        <w:pStyle w:val="26"/>
        <w:ind w:left="360" w:firstLine="0" w:firstLineChars="0"/>
        <w:rPr>
          <w:rFonts w:hint="eastAsia" w:ascii="宋体" w:hAnsi="宋体" w:eastAsia="宋体" w:cs="宋体"/>
        </w:rPr>
      </w:pPr>
      <w:r>
        <w:rPr>
          <w:rFonts w:hint="eastAsia" w:ascii="宋体" w:hAnsi="宋体" w:eastAsia="宋体" w:cs="宋体"/>
        </w:rPr>
        <w:t>参与者：用户</w:t>
      </w:r>
    </w:p>
    <w:p w14:paraId="5D1293A9">
      <w:pPr>
        <w:pStyle w:val="26"/>
        <w:ind w:left="360" w:firstLine="0" w:firstLineChars="0"/>
        <w:rPr>
          <w:rFonts w:hint="eastAsia" w:ascii="宋体" w:hAnsi="宋体" w:eastAsia="宋体" w:cs="宋体"/>
        </w:rPr>
      </w:pPr>
      <w:r>
        <w:rPr>
          <w:rFonts w:hint="eastAsia" w:ascii="宋体" w:hAnsi="宋体" w:eastAsia="宋体" w:cs="宋体"/>
        </w:rPr>
        <w:t>前置条件：用户已发布当前体育场馆信息</w:t>
      </w:r>
    </w:p>
    <w:p w14:paraId="2CB7AC23">
      <w:pPr>
        <w:pStyle w:val="26"/>
        <w:ind w:left="360" w:firstLine="0" w:firstLineChars="0"/>
        <w:rPr>
          <w:rFonts w:hint="eastAsia" w:ascii="宋体" w:hAnsi="宋体" w:eastAsia="宋体" w:cs="宋体"/>
        </w:rPr>
      </w:pPr>
      <w:r>
        <w:rPr>
          <w:rFonts w:hint="eastAsia" w:ascii="宋体" w:hAnsi="宋体" w:eastAsia="宋体" w:cs="宋体"/>
        </w:rPr>
        <w:t>活动图：</w:t>
      </w:r>
    </w:p>
    <w:p w14:paraId="1D538A37">
      <w:pPr>
        <w:pStyle w:val="26"/>
        <w:ind w:left="360" w:firstLine="0" w:firstLineChars="0"/>
        <w:jc w:val="center"/>
        <w:rPr>
          <w:rFonts w:hint="eastAsia"/>
        </w:rPr>
      </w:pPr>
      <w:r>
        <w:rPr>
          <w:rFonts w:ascii="宋体" w:hAnsi="宋体" w:eastAsia="宋体" w:cs="宋体"/>
          <w:sz w:val="24"/>
          <w:szCs w:val="24"/>
        </w:rPr>
        <w:drawing>
          <wp:inline distT="0" distB="0" distL="114300" distR="114300">
            <wp:extent cx="3493770" cy="3599815"/>
            <wp:effectExtent l="0" t="0" r="11430" b="6985"/>
            <wp:docPr id="23"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descr="IMG_256"/>
                    <pic:cNvPicPr>
                      <a:picLocks noChangeAspect="1"/>
                    </pic:cNvPicPr>
                  </pic:nvPicPr>
                  <pic:blipFill>
                    <a:blip r:embed="rId17"/>
                    <a:stretch>
                      <a:fillRect/>
                    </a:stretch>
                  </pic:blipFill>
                  <pic:spPr>
                    <a:xfrm>
                      <a:off x="0" y="0"/>
                      <a:ext cx="3493770" cy="3599815"/>
                    </a:xfrm>
                    <a:prstGeom prst="rect">
                      <a:avLst/>
                    </a:prstGeom>
                    <a:noFill/>
                    <a:ln w="9525">
                      <a:noFill/>
                    </a:ln>
                  </pic:spPr>
                </pic:pic>
              </a:graphicData>
            </a:graphic>
          </wp:inline>
        </w:drawing>
      </w:r>
      <w:r>
        <w:t xml:space="preserve"> </w:t>
      </w:r>
    </w:p>
    <w:p w14:paraId="28EA2F1B">
      <w:pPr>
        <w:pStyle w:val="6"/>
        <w:ind w:left="360"/>
        <w:jc w:val="center"/>
        <w:rPr>
          <w:rFonts w:eastAsiaTheme="minorEastAsia"/>
        </w:rPr>
      </w:pPr>
      <w:r>
        <w:t xml:space="preserve">图 </w:t>
      </w:r>
      <w:r>
        <w:rPr>
          <w:rFonts w:hint="eastAsia"/>
        </w:rPr>
        <w:t>1.4.9 修改体育场馆信息活动图</w:t>
      </w:r>
    </w:p>
    <w:p w14:paraId="3B1DF175">
      <w:pPr>
        <w:pStyle w:val="5"/>
        <w:rPr>
          <w:rFonts w:hint="eastAsia" w:ascii="宋体" w:hAnsi="宋体"/>
          <w:szCs w:val="21"/>
        </w:rPr>
      </w:pPr>
      <w:r>
        <w:rPr>
          <w:rFonts w:hint="eastAsia" w:ascii="宋体" w:hAnsi="宋体"/>
          <w:szCs w:val="21"/>
        </w:rPr>
        <w:t>1</w:t>
      </w:r>
      <w:r>
        <w:rPr>
          <w:rFonts w:ascii="宋体" w:hAnsi="宋体"/>
          <w:szCs w:val="21"/>
        </w:rPr>
        <w:t>.4.</w:t>
      </w:r>
      <w:r>
        <w:rPr>
          <w:rFonts w:hint="eastAsia" w:ascii="宋体" w:hAnsi="宋体"/>
          <w:szCs w:val="21"/>
        </w:rPr>
        <w:t>10审核体育场馆信息</w:t>
      </w:r>
    </w:p>
    <w:p w14:paraId="06C4D665">
      <w:pPr>
        <w:pStyle w:val="26"/>
        <w:ind w:left="360" w:firstLine="0" w:firstLineChars="0"/>
        <w:rPr>
          <w:rFonts w:hint="eastAsia" w:ascii="宋体" w:hAnsi="宋体" w:eastAsia="宋体" w:cs="宋体"/>
        </w:rPr>
      </w:pPr>
      <w:r>
        <w:rPr>
          <w:rFonts w:hint="eastAsia" w:ascii="宋体" w:hAnsi="宋体" w:eastAsia="宋体" w:cs="宋体"/>
        </w:rPr>
        <w:t>用例名：审核体育场馆信息</w:t>
      </w:r>
    </w:p>
    <w:p w14:paraId="48619FB5">
      <w:pPr>
        <w:pStyle w:val="26"/>
        <w:ind w:left="360" w:firstLine="0" w:firstLineChars="0"/>
        <w:rPr>
          <w:rFonts w:hint="eastAsia" w:ascii="宋体" w:hAnsi="宋体" w:eastAsia="宋体" w:cs="宋体"/>
        </w:rPr>
      </w:pPr>
      <w:r>
        <w:rPr>
          <w:rFonts w:hint="eastAsia" w:ascii="宋体" w:hAnsi="宋体" w:eastAsia="宋体" w:cs="宋体"/>
        </w:rPr>
        <w:t>描述：审核用户提交和修改的体育场馆信息</w:t>
      </w:r>
    </w:p>
    <w:p w14:paraId="6438B360">
      <w:pPr>
        <w:pStyle w:val="26"/>
        <w:ind w:left="360" w:firstLine="0" w:firstLineChars="0"/>
        <w:rPr>
          <w:rFonts w:hint="eastAsia" w:ascii="宋体" w:hAnsi="宋体" w:eastAsia="宋体" w:cs="宋体"/>
        </w:rPr>
      </w:pPr>
      <w:r>
        <w:rPr>
          <w:rFonts w:hint="eastAsia" w:ascii="宋体" w:hAnsi="宋体" w:eastAsia="宋体" w:cs="宋体"/>
        </w:rPr>
        <w:t>参与者：管理员</w:t>
      </w:r>
    </w:p>
    <w:p w14:paraId="6E4654CC">
      <w:pPr>
        <w:pStyle w:val="26"/>
        <w:ind w:left="360" w:firstLine="0" w:firstLineChars="0"/>
        <w:rPr>
          <w:rFonts w:hint="eastAsia" w:ascii="宋体" w:hAnsi="宋体" w:eastAsia="宋体" w:cs="宋体"/>
        </w:rPr>
      </w:pPr>
      <w:r>
        <w:rPr>
          <w:rFonts w:hint="eastAsia" w:ascii="宋体" w:hAnsi="宋体" w:eastAsia="宋体" w:cs="宋体"/>
        </w:rPr>
        <w:t>前置条件：用户已提交或发布体育场馆信息</w:t>
      </w:r>
    </w:p>
    <w:p w14:paraId="1B2FF7AB">
      <w:pPr>
        <w:pStyle w:val="26"/>
        <w:ind w:left="360" w:firstLine="0" w:firstLineChars="0"/>
        <w:rPr>
          <w:rFonts w:hint="eastAsia" w:ascii="宋体" w:hAnsi="宋体" w:eastAsia="宋体" w:cs="宋体"/>
        </w:rPr>
      </w:pPr>
      <w:r>
        <w:rPr>
          <w:rFonts w:hint="eastAsia" w:ascii="宋体" w:hAnsi="宋体" w:eastAsia="宋体" w:cs="宋体"/>
        </w:rPr>
        <w:t>活动图：</w:t>
      </w:r>
    </w:p>
    <w:p w14:paraId="1A3D21C8">
      <w:pPr>
        <w:pStyle w:val="26"/>
        <w:ind w:left="360" w:firstLine="0" w:firstLineChars="0"/>
        <w:jc w:val="center"/>
        <w:rPr>
          <w:rFonts w:hint="eastAsia"/>
        </w:rPr>
      </w:pPr>
      <w:r>
        <w:rPr>
          <w:rFonts w:ascii="宋体" w:hAnsi="宋体" w:eastAsia="宋体" w:cs="宋体"/>
          <w:sz w:val="24"/>
          <w:szCs w:val="24"/>
        </w:rPr>
        <w:drawing>
          <wp:inline distT="0" distB="0" distL="114300" distR="114300">
            <wp:extent cx="3935730" cy="3599815"/>
            <wp:effectExtent l="0" t="0" r="1270" b="6985"/>
            <wp:docPr id="25"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descr="IMG_256"/>
                    <pic:cNvPicPr>
                      <a:picLocks noChangeAspect="1"/>
                    </pic:cNvPicPr>
                  </pic:nvPicPr>
                  <pic:blipFill>
                    <a:blip r:embed="rId18"/>
                    <a:stretch>
                      <a:fillRect/>
                    </a:stretch>
                  </pic:blipFill>
                  <pic:spPr>
                    <a:xfrm>
                      <a:off x="0" y="0"/>
                      <a:ext cx="3935730" cy="3599815"/>
                    </a:xfrm>
                    <a:prstGeom prst="rect">
                      <a:avLst/>
                    </a:prstGeom>
                    <a:noFill/>
                    <a:ln w="9525">
                      <a:noFill/>
                    </a:ln>
                  </pic:spPr>
                </pic:pic>
              </a:graphicData>
            </a:graphic>
          </wp:inline>
        </w:drawing>
      </w:r>
    </w:p>
    <w:p w14:paraId="3645B426">
      <w:pPr>
        <w:pStyle w:val="6"/>
        <w:ind w:left="360"/>
        <w:jc w:val="center"/>
        <w:rPr>
          <w:rFonts w:eastAsiaTheme="minorEastAsia"/>
        </w:rPr>
      </w:pPr>
      <w:r>
        <w:t xml:space="preserve">图 </w:t>
      </w:r>
      <w:r>
        <w:rPr>
          <w:rFonts w:hint="eastAsia"/>
        </w:rPr>
        <w:t>1.4.10 审核体育场馆信息活动图</w:t>
      </w:r>
    </w:p>
    <w:p w14:paraId="2B1CDC04">
      <w:pPr>
        <w:pStyle w:val="5"/>
        <w:rPr>
          <w:rFonts w:hint="eastAsia" w:ascii="宋体" w:hAnsi="宋体"/>
          <w:szCs w:val="21"/>
        </w:rPr>
      </w:pPr>
      <w:r>
        <w:rPr>
          <w:rFonts w:hint="eastAsia" w:ascii="宋体" w:hAnsi="宋体"/>
          <w:szCs w:val="21"/>
        </w:rPr>
        <w:t>1</w:t>
      </w:r>
      <w:r>
        <w:rPr>
          <w:rFonts w:ascii="宋体" w:hAnsi="宋体"/>
          <w:szCs w:val="21"/>
        </w:rPr>
        <w:t>.4.1</w:t>
      </w:r>
      <w:r>
        <w:rPr>
          <w:rFonts w:hint="eastAsia" w:ascii="宋体" w:hAnsi="宋体"/>
          <w:szCs w:val="21"/>
        </w:rPr>
        <w:t>1查看体育场馆信息</w:t>
      </w:r>
    </w:p>
    <w:p w14:paraId="0D314080">
      <w:pPr>
        <w:pStyle w:val="26"/>
        <w:ind w:left="360" w:firstLine="0" w:firstLineChars="0"/>
        <w:rPr>
          <w:rFonts w:hint="eastAsia" w:ascii="宋体" w:hAnsi="宋体" w:eastAsia="宋体" w:cs="宋体"/>
        </w:rPr>
      </w:pPr>
      <w:r>
        <w:rPr>
          <w:rFonts w:hint="eastAsia" w:ascii="宋体" w:hAnsi="宋体" w:eastAsia="宋体" w:cs="宋体"/>
        </w:rPr>
        <w:t>用例名：查看体育场馆信息</w:t>
      </w:r>
    </w:p>
    <w:p w14:paraId="35842712">
      <w:pPr>
        <w:pStyle w:val="26"/>
        <w:ind w:left="360" w:firstLine="0" w:firstLineChars="0"/>
        <w:rPr>
          <w:rFonts w:hint="eastAsia" w:ascii="宋体" w:hAnsi="宋体" w:eastAsia="宋体" w:cs="宋体"/>
        </w:rPr>
      </w:pPr>
      <w:r>
        <w:rPr>
          <w:rFonts w:hint="eastAsia" w:ascii="宋体" w:hAnsi="宋体" w:eastAsia="宋体" w:cs="宋体"/>
        </w:rPr>
        <w:t>描述：查看所有体育场馆信息并根据场馆动名称搜索</w:t>
      </w:r>
    </w:p>
    <w:p w14:paraId="29DBBCB3">
      <w:pPr>
        <w:pStyle w:val="26"/>
        <w:ind w:left="360" w:firstLine="0" w:firstLineChars="0"/>
        <w:rPr>
          <w:rFonts w:hint="eastAsia" w:ascii="宋体" w:hAnsi="宋体" w:eastAsia="宋体" w:cs="宋体"/>
        </w:rPr>
      </w:pPr>
      <w:r>
        <w:rPr>
          <w:rFonts w:hint="eastAsia" w:ascii="宋体" w:hAnsi="宋体" w:eastAsia="宋体" w:cs="宋体"/>
        </w:rPr>
        <w:t>参与者：用户、管理员</w:t>
      </w:r>
    </w:p>
    <w:p w14:paraId="6DE2ECBA">
      <w:pPr>
        <w:pStyle w:val="26"/>
        <w:ind w:left="360" w:firstLine="0" w:firstLineChars="0"/>
        <w:rPr>
          <w:rFonts w:hint="eastAsia" w:ascii="宋体" w:hAnsi="宋体" w:eastAsia="宋体" w:cs="宋体"/>
        </w:rPr>
      </w:pPr>
      <w:r>
        <w:rPr>
          <w:rFonts w:hint="eastAsia" w:ascii="宋体" w:hAnsi="宋体" w:eastAsia="宋体" w:cs="宋体"/>
        </w:rPr>
        <w:t>前置条件：体育场馆信息已被发布</w:t>
      </w:r>
    </w:p>
    <w:p w14:paraId="35A08346">
      <w:pPr>
        <w:pStyle w:val="26"/>
        <w:ind w:left="360" w:firstLine="0" w:firstLineChars="0"/>
        <w:rPr>
          <w:rFonts w:hint="eastAsia" w:ascii="宋体" w:hAnsi="宋体" w:eastAsia="宋体" w:cs="宋体"/>
        </w:rPr>
      </w:pPr>
      <w:r>
        <w:rPr>
          <w:rFonts w:hint="eastAsia" w:ascii="宋体" w:hAnsi="宋体" w:eastAsia="宋体" w:cs="宋体"/>
        </w:rPr>
        <w:t>活动图：</w:t>
      </w:r>
    </w:p>
    <w:p w14:paraId="69D8D6E4">
      <w:pPr>
        <w:pStyle w:val="26"/>
        <w:ind w:left="360" w:firstLine="0" w:firstLineChars="0"/>
        <w:jc w:val="center"/>
        <w:rPr>
          <w:rFonts w:hint="eastAsia"/>
        </w:rPr>
      </w:pPr>
      <w:r>
        <w:rPr>
          <w:rFonts w:ascii="宋体" w:hAnsi="宋体" w:eastAsia="宋体" w:cs="宋体"/>
          <w:sz w:val="24"/>
          <w:szCs w:val="24"/>
        </w:rPr>
        <w:drawing>
          <wp:inline distT="0" distB="0" distL="114300" distR="114300">
            <wp:extent cx="3615690" cy="3599815"/>
            <wp:effectExtent l="0" t="0" r="3810" b="6985"/>
            <wp:docPr id="22"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descr="IMG_256"/>
                    <pic:cNvPicPr>
                      <a:picLocks noChangeAspect="1"/>
                    </pic:cNvPicPr>
                  </pic:nvPicPr>
                  <pic:blipFill>
                    <a:blip r:embed="rId19"/>
                    <a:stretch>
                      <a:fillRect/>
                    </a:stretch>
                  </pic:blipFill>
                  <pic:spPr>
                    <a:xfrm>
                      <a:off x="0" y="0"/>
                      <a:ext cx="3615690" cy="3599815"/>
                    </a:xfrm>
                    <a:prstGeom prst="rect">
                      <a:avLst/>
                    </a:prstGeom>
                    <a:noFill/>
                    <a:ln w="9525">
                      <a:noFill/>
                    </a:ln>
                  </pic:spPr>
                </pic:pic>
              </a:graphicData>
            </a:graphic>
          </wp:inline>
        </w:drawing>
      </w:r>
    </w:p>
    <w:p w14:paraId="3EB8C717">
      <w:pPr>
        <w:pStyle w:val="6"/>
        <w:ind w:left="360"/>
        <w:jc w:val="center"/>
        <w:rPr>
          <w:rFonts w:eastAsiaTheme="minorEastAsia"/>
        </w:rPr>
      </w:pPr>
      <w:r>
        <w:t xml:space="preserve">图 </w:t>
      </w:r>
      <w:r>
        <w:rPr>
          <w:rFonts w:hint="eastAsia"/>
        </w:rPr>
        <w:t>1.4.11 查看体育场馆活动图</w:t>
      </w:r>
    </w:p>
    <w:p w14:paraId="51BA8429">
      <w:pPr>
        <w:pStyle w:val="5"/>
        <w:rPr>
          <w:del w:id="378" w:author="fish [2]" w:date="2025-10-28T11:38:58Z"/>
          <w:rFonts w:hint="eastAsia" w:ascii="宋体" w:hAnsi="宋体"/>
          <w:szCs w:val="21"/>
        </w:rPr>
      </w:pPr>
      <w:del w:id="379" w:author="fish [2]" w:date="2025-10-28T11:38:58Z">
        <w:r>
          <w:rPr>
            <w:rFonts w:hint="eastAsia" w:ascii="宋体" w:hAnsi="宋体"/>
            <w:szCs w:val="21"/>
          </w:rPr>
          <w:delText>1</w:delText>
        </w:r>
      </w:del>
      <w:del w:id="380" w:author="fish [2]" w:date="2025-10-28T11:38:58Z">
        <w:r>
          <w:rPr>
            <w:rFonts w:ascii="宋体" w:hAnsi="宋体"/>
            <w:szCs w:val="21"/>
          </w:rPr>
          <w:delText>.4.1</w:delText>
        </w:r>
      </w:del>
      <w:del w:id="381" w:author="fish [2]" w:date="2025-10-28T11:38:58Z">
        <w:r>
          <w:rPr>
            <w:rFonts w:hint="eastAsia" w:ascii="宋体" w:hAnsi="宋体"/>
            <w:szCs w:val="21"/>
          </w:rPr>
          <w:delText>2收藏体育场馆</w:delText>
        </w:r>
      </w:del>
    </w:p>
    <w:p w14:paraId="7B6D0BAE">
      <w:pPr>
        <w:pStyle w:val="26"/>
        <w:ind w:left="360" w:firstLine="0" w:firstLineChars="0"/>
        <w:rPr>
          <w:del w:id="382" w:author="fish [2]" w:date="2025-10-28T11:38:58Z"/>
          <w:rFonts w:hint="eastAsia" w:ascii="宋体" w:hAnsi="宋体" w:eastAsia="宋体" w:cs="宋体"/>
        </w:rPr>
      </w:pPr>
      <w:del w:id="383" w:author="fish [2]" w:date="2025-10-28T11:38:58Z">
        <w:r>
          <w:rPr>
            <w:rFonts w:hint="eastAsia" w:ascii="宋体" w:hAnsi="宋体" w:eastAsia="宋体" w:cs="宋体"/>
          </w:rPr>
          <w:delText>用例名：收藏体育场馆</w:delText>
        </w:r>
      </w:del>
    </w:p>
    <w:p w14:paraId="21661CE8">
      <w:pPr>
        <w:pStyle w:val="26"/>
        <w:ind w:left="360" w:firstLine="0" w:firstLineChars="0"/>
        <w:rPr>
          <w:del w:id="384" w:author="fish [2]" w:date="2025-10-28T11:38:58Z"/>
          <w:rFonts w:hint="eastAsia" w:ascii="宋体" w:hAnsi="宋体" w:eastAsia="宋体" w:cs="宋体"/>
        </w:rPr>
      </w:pPr>
      <w:del w:id="385" w:author="fish [2]" w:date="2025-10-28T11:38:58Z">
        <w:r>
          <w:rPr>
            <w:rFonts w:hint="eastAsia" w:ascii="宋体" w:hAnsi="宋体" w:eastAsia="宋体" w:cs="宋体"/>
          </w:rPr>
          <w:delText>描述：用户可收藏感兴趣的体育场馆</w:delText>
        </w:r>
      </w:del>
    </w:p>
    <w:p w14:paraId="656FAC26">
      <w:pPr>
        <w:pStyle w:val="26"/>
        <w:ind w:left="360" w:firstLine="0" w:firstLineChars="0"/>
        <w:rPr>
          <w:del w:id="386" w:author="fish [2]" w:date="2025-10-28T11:38:58Z"/>
          <w:rFonts w:hint="eastAsia" w:ascii="宋体" w:hAnsi="宋体" w:eastAsia="宋体" w:cs="宋体"/>
        </w:rPr>
      </w:pPr>
      <w:del w:id="387" w:author="fish [2]" w:date="2025-10-28T11:38:58Z">
        <w:r>
          <w:rPr>
            <w:rFonts w:hint="eastAsia" w:ascii="宋体" w:hAnsi="宋体" w:eastAsia="宋体" w:cs="宋体"/>
          </w:rPr>
          <w:delText>参与者：用户</w:delText>
        </w:r>
      </w:del>
    </w:p>
    <w:p w14:paraId="082C0CAB">
      <w:pPr>
        <w:pStyle w:val="26"/>
        <w:ind w:left="360" w:firstLine="0" w:firstLineChars="0"/>
        <w:rPr>
          <w:del w:id="388" w:author="fish [2]" w:date="2025-10-28T11:38:58Z"/>
          <w:rFonts w:hint="eastAsia" w:ascii="宋体" w:hAnsi="宋体" w:eastAsia="宋体" w:cs="宋体"/>
        </w:rPr>
      </w:pPr>
      <w:del w:id="389" w:author="fish [2]" w:date="2025-10-28T11:38:58Z">
        <w:r>
          <w:rPr>
            <w:rFonts w:hint="eastAsia" w:ascii="宋体" w:hAnsi="宋体" w:eastAsia="宋体" w:cs="宋体"/>
          </w:rPr>
          <w:delText>前置条件：当前体育场馆信息已被发布</w:delText>
        </w:r>
      </w:del>
    </w:p>
    <w:p w14:paraId="1CEEADF3">
      <w:pPr>
        <w:pStyle w:val="26"/>
        <w:ind w:left="360" w:firstLine="0" w:firstLineChars="0"/>
        <w:rPr>
          <w:del w:id="390" w:author="fish [2]" w:date="2025-10-28T11:38:58Z"/>
          <w:rFonts w:hint="eastAsia" w:ascii="宋体" w:hAnsi="宋体" w:eastAsia="宋体" w:cs="宋体"/>
        </w:rPr>
      </w:pPr>
      <w:del w:id="391" w:author="fish [2]" w:date="2025-10-28T11:38:58Z">
        <w:r>
          <w:rPr>
            <w:rFonts w:hint="eastAsia" w:ascii="宋体" w:hAnsi="宋体" w:eastAsia="宋体" w:cs="宋体"/>
          </w:rPr>
          <w:delText>活动图：</w:delText>
        </w:r>
      </w:del>
    </w:p>
    <w:p w14:paraId="0B94151A">
      <w:pPr>
        <w:pStyle w:val="26"/>
        <w:tabs>
          <w:tab w:val="left" w:pos="488"/>
          <w:tab w:val="center" w:pos="4393"/>
        </w:tabs>
        <w:ind w:left="360" w:firstLine="0" w:firstLineChars="0"/>
        <w:jc w:val="left"/>
        <w:rPr>
          <w:del w:id="392" w:author="fish [2]" w:date="2025-10-28T11:38:58Z"/>
          <w:rFonts w:hint="eastAsia"/>
        </w:rPr>
      </w:pPr>
      <w:del w:id="393" w:author="fish [2]" w:date="2025-10-28T11:38:58Z">
        <w:r>
          <w:rPr>
            <w:rFonts w:hint="eastAsia"/>
          </w:rPr>
          <w:tab/>
        </w:r>
      </w:del>
      <w:del w:id="394" w:author="fish [2]" w:date="2025-10-28T11:38:58Z">
        <w:r>
          <w:rPr>
            <w:rFonts w:hint="eastAsia"/>
          </w:rPr>
          <w:tab/>
        </w:r>
      </w:del>
      <w:del w:id="395" w:author="fish [2]" w:date="2025-10-28T11:38:58Z">
        <w:r>
          <w:rPr/>
          <w:drawing>
            <wp:inline distT="0" distB="0" distL="114300" distR="114300">
              <wp:extent cx="3657600" cy="3848100"/>
              <wp:effectExtent l="0" t="0" r="0" b="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0"/>
                      <a:stretch>
                        <a:fillRect/>
                      </a:stretch>
                    </pic:blipFill>
                    <pic:spPr>
                      <a:xfrm>
                        <a:off x="0" y="0"/>
                        <a:ext cx="3657600" cy="3848100"/>
                      </a:xfrm>
                      <a:prstGeom prst="rect">
                        <a:avLst/>
                      </a:prstGeom>
                      <a:noFill/>
                      <a:ln>
                        <a:noFill/>
                      </a:ln>
                    </pic:spPr>
                  </pic:pic>
                </a:graphicData>
              </a:graphic>
            </wp:inline>
          </w:drawing>
        </w:r>
      </w:del>
    </w:p>
    <w:p w14:paraId="4AFA4768">
      <w:pPr>
        <w:pStyle w:val="6"/>
        <w:ind w:left="360"/>
        <w:jc w:val="center"/>
        <w:rPr>
          <w:del w:id="397" w:author="fish [2]" w:date="2025-10-28T11:38:58Z"/>
          <w:rFonts w:eastAsiaTheme="minorEastAsia"/>
        </w:rPr>
      </w:pPr>
      <w:del w:id="398" w:author="fish [2]" w:date="2025-10-28T11:38:58Z">
        <w:r>
          <w:rPr/>
          <w:delText>图 1</w:delText>
        </w:r>
      </w:del>
      <w:del w:id="399" w:author="fish [2]" w:date="2025-10-28T11:38:58Z">
        <w:r>
          <w:rPr>
            <w:rFonts w:hint="eastAsia"/>
          </w:rPr>
          <w:delText>.4.12 收藏体育场馆活动图</w:delText>
        </w:r>
      </w:del>
    </w:p>
    <w:p w14:paraId="7E924D20">
      <w:pPr>
        <w:pStyle w:val="5"/>
        <w:rPr>
          <w:del w:id="400" w:author="fish [2]" w:date="2025-10-28T11:38:58Z"/>
          <w:rFonts w:hint="eastAsia" w:ascii="宋体" w:hAnsi="宋体"/>
          <w:szCs w:val="21"/>
        </w:rPr>
      </w:pPr>
      <w:del w:id="401" w:author="fish [2]" w:date="2025-10-28T11:38:58Z">
        <w:r>
          <w:rPr>
            <w:rFonts w:hint="eastAsia" w:ascii="宋体" w:hAnsi="宋体"/>
            <w:szCs w:val="21"/>
          </w:rPr>
          <w:delText>1</w:delText>
        </w:r>
      </w:del>
      <w:del w:id="402" w:author="fish [2]" w:date="2025-10-28T11:38:58Z">
        <w:r>
          <w:rPr>
            <w:rFonts w:ascii="宋体" w:hAnsi="宋体"/>
            <w:szCs w:val="21"/>
          </w:rPr>
          <w:delText>.4.1</w:delText>
        </w:r>
      </w:del>
      <w:del w:id="403" w:author="fish [2]" w:date="2025-10-28T11:38:58Z">
        <w:r>
          <w:rPr>
            <w:rFonts w:hint="eastAsia" w:ascii="宋体" w:hAnsi="宋体"/>
            <w:szCs w:val="21"/>
          </w:rPr>
          <w:delText>3取消收藏体育场馆</w:delText>
        </w:r>
      </w:del>
    </w:p>
    <w:p w14:paraId="4DA5B77D">
      <w:pPr>
        <w:pStyle w:val="26"/>
        <w:ind w:left="360" w:firstLine="0" w:firstLineChars="0"/>
        <w:rPr>
          <w:del w:id="404" w:author="fish [2]" w:date="2025-10-28T11:38:58Z"/>
          <w:rFonts w:hint="eastAsia" w:ascii="宋体" w:hAnsi="宋体" w:eastAsia="宋体" w:cs="宋体"/>
        </w:rPr>
      </w:pPr>
      <w:del w:id="405" w:author="fish [2]" w:date="2025-10-28T11:38:58Z">
        <w:r>
          <w:rPr>
            <w:rFonts w:hint="eastAsia" w:ascii="宋体" w:hAnsi="宋体" w:eastAsia="宋体" w:cs="宋体"/>
          </w:rPr>
          <w:delText>用例名：取消收藏体育场馆</w:delText>
        </w:r>
      </w:del>
    </w:p>
    <w:p w14:paraId="697D21C8">
      <w:pPr>
        <w:pStyle w:val="26"/>
        <w:ind w:left="360" w:firstLine="0" w:firstLineChars="0"/>
        <w:rPr>
          <w:del w:id="406" w:author="fish [2]" w:date="2025-10-28T11:38:58Z"/>
          <w:rFonts w:hint="eastAsia" w:ascii="宋体" w:hAnsi="宋体" w:eastAsia="宋体" w:cs="宋体"/>
        </w:rPr>
      </w:pPr>
      <w:del w:id="407" w:author="fish [2]" w:date="2025-10-28T11:38:58Z">
        <w:r>
          <w:rPr>
            <w:rFonts w:hint="eastAsia" w:ascii="宋体" w:hAnsi="宋体" w:eastAsia="宋体" w:cs="宋体"/>
          </w:rPr>
          <w:delText>描述：用户可取消已收藏的体育场馆</w:delText>
        </w:r>
      </w:del>
    </w:p>
    <w:p w14:paraId="0085DAAA">
      <w:pPr>
        <w:pStyle w:val="26"/>
        <w:ind w:left="360" w:firstLine="0" w:firstLineChars="0"/>
        <w:rPr>
          <w:del w:id="408" w:author="fish [2]" w:date="2025-10-28T11:38:58Z"/>
          <w:rFonts w:hint="eastAsia" w:ascii="宋体" w:hAnsi="宋体" w:eastAsia="宋体" w:cs="宋体"/>
        </w:rPr>
      </w:pPr>
      <w:del w:id="409" w:author="fish [2]" w:date="2025-10-28T11:38:58Z">
        <w:r>
          <w:rPr>
            <w:rFonts w:hint="eastAsia" w:ascii="宋体" w:hAnsi="宋体" w:eastAsia="宋体" w:cs="宋体"/>
          </w:rPr>
          <w:delText>参与者：用户</w:delText>
        </w:r>
      </w:del>
    </w:p>
    <w:p w14:paraId="2A22598A">
      <w:pPr>
        <w:pStyle w:val="26"/>
        <w:ind w:left="360" w:firstLine="0" w:firstLineChars="0"/>
        <w:rPr>
          <w:del w:id="410" w:author="fish [2]" w:date="2025-10-28T11:38:58Z"/>
          <w:rFonts w:hint="eastAsia" w:ascii="宋体" w:hAnsi="宋体" w:eastAsia="宋体" w:cs="宋体"/>
        </w:rPr>
      </w:pPr>
      <w:del w:id="411" w:author="fish [2]" w:date="2025-10-28T11:38:58Z">
        <w:r>
          <w:rPr>
            <w:rFonts w:hint="eastAsia" w:ascii="宋体" w:hAnsi="宋体" w:eastAsia="宋体" w:cs="宋体"/>
          </w:rPr>
          <w:delText>前置条件：当前体育场馆已被该用户收藏</w:delText>
        </w:r>
      </w:del>
    </w:p>
    <w:p w14:paraId="02D1DC4D">
      <w:pPr>
        <w:pStyle w:val="26"/>
        <w:ind w:left="360" w:firstLine="0" w:firstLineChars="0"/>
        <w:rPr>
          <w:del w:id="412" w:author="fish [2]" w:date="2025-10-28T11:38:58Z"/>
          <w:rFonts w:hint="eastAsia" w:ascii="宋体" w:hAnsi="宋体" w:eastAsia="宋体" w:cs="宋体"/>
        </w:rPr>
      </w:pPr>
      <w:del w:id="413" w:author="fish [2]" w:date="2025-10-28T11:38:58Z">
        <w:r>
          <w:rPr>
            <w:rFonts w:hint="eastAsia" w:ascii="宋体" w:hAnsi="宋体" w:eastAsia="宋体" w:cs="宋体"/>
          </w:rPr>
          <w:delText>活动图：</w:delText>
        </w:r>
      </w:del>
    </w:p>
    <w:p w14:paraId="47FD3ACB">
      <w:pPr>
        <w:pStyle w:val="26"/>
        <w:ind w:left="360" w:firstLine="0" w:firstLineChars="0"/>
        <w:jc w:val="center"/>
        <w:rPr>
          <w:del w:id="414" w:author="fish [2]" w:date="2025-10-28T11:38:58Z"/>
          <w:rFonts w:hint="eastAsia"/>
        </w:rPr>
      </w:pPr>
      <w:del w:id="415" w:author="fish [2]" w:date="2025-10-28T11:38:58Z">
        <w:r>
          <w:rPr/>
          <w:drawing>
            <wp:inline distT="0" distB="0" distL="114300" distR="114300">
              <wp:extent cx="3994150" cy="3937000"/>
              <wp:effectExtent l="0" t="0" r="6350" b="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21"/>
                      <a:stretch>
                        <a:fillRect/>
                      </a:stretch>
                    </pic:blipFill>
                    <pic:spPr>
                      <a:xfrm>
                        <a:off x="0" y="0"/>
                        <a:ext cx="3994150" cy="3937000"/>
                      </a:xfrm>
                      <a:prstGeom prst="rect">
                        <a:avLst/>
                      </a:prstGeom>
                      <a:noFill/>
                      <a:ln>
                        <a:noFill/>
                      </a:ln>
                    </pic:spPr>
                  </pic:pic>
                </a:graphicData>
              </a:graphic>
            </wp:inline>
          </w:drawing>
        </w:r>
      </w:del>
    </w:p>
    <w:p w14:paraId="58C56483">
      <w:pPr>
        <w:pStyle w:val="6"/>
        <w:ind w:left="360"/>
        <w:jc w:val="center"/>
        <w:rPr>
          <w:del w:id="417" w:author="fish [2]" w:date="2025-10-28T11:38:58Z"/>
        </w:rPr>
      </w:pPr>
      <w:del w:id="418" w:author="fish [2]" w:date="2025-10-28T11:38:58Z">
        <w:r>
          <w:rPr/>
          <w:delText xml:space="preserve">图 </w:delText>
        </w:r>
      </w:del>
      <w:del w:id="419" w:author="fish [2]" w:date="2025-10-28T11:38:58Z">
        <w:r>
          <w:rPr>
            <w:rFonts w:hint="eastAsia"/>
          </w:rPr>
          <w:delText>1.4.13 取消收藏体育场馆活动图</w:delText>
        </w:r>
      </w:del>
    </w:p>
    <w:p w14:paraId="27ADD7D3">
      <w:pPr>
        <w:pStyle w:val="5"/>
        <w:rPr>
          <w:del w:id="420" w:author="fish [2]" w:date="2025-10-28T11:39:06Z"/>
          <w:rFonts w:hint="eastAsia" w:ascii="宋体" w:hAnsi="宋体"/>
          <w:szCs w:val="21"/>
        </w:rPr>
      </w:pPr>
      <w:del w:id="421" w:author="fish [2]" w:date="2025-10-28T11:39:06Z">
        <w:r>
          <w:rPr>
            <w:rFonts w:hint="eastAsia" w:ascii="宋体" w:hAnsi="宋体"/>
            <w:szCs w:val="21"/>
          </w:rPr>
          <w:delText>1</w:delText>
        </w:r>
      </w:del>
      <w:del w:id="422" w:author="fish [2]" w:date="2025-10-28T11:39:06Z">
        <w:r>
          <w:rPr>
            <w:rFonts w:ascii="宋体" w:hAnsi="宋体"/>
            <w:szCs w:val="21"/>
          </w:rPr>
          <w:delText>.4.1</w:delText>
        </w:r>
      </w:del>
      <w:del w:id="423" w:author="fish [2]" w:date="2025-10-28T11:39:06Z">
        <w:r>
          <w:rPr>
            <w:rFonts w:hint="eastAsia" w:ascii="宋体" w:hAnsi="宋体"/>
            <w:szCs w:val="21"/>
          </w:rPr>
          <w:delText>4查看收藏的体育场馆</w:delText>
        </w:r>
      </w:del>
    </w:p>
    <w:p w14:paraId="533D7226">
      <w:pPr>
        <w:pStyle w:val="26"/>
        <w:ind w:left="360" w:firstLine="0" w:firstLineChars="0"/>
        <w:rPr>
          <w:del w:id="424" w:author="fish [2]" w:date="2025-10-28T11:39:06Z"/>
          <w:rFonts w:hint="eastAsia" w:ascii="宋体" w:hAnsi="宋体" w:eastAsia="宋体" w:cs="宋体"/>
        </w:rPr>
      </w:pPr>
      <w:del w:id="425" w:author="fish [2]" w:date="2025-10-28T11:39:06Z">
        <w:r>
          <w:rPr>
            <w:rFonts w:hint="eastAsia" w:ascii="宋体" w:hAnsi="宋体" w:eastAsia="宋体" w:cs="宋体"/>
          </w:rPr>
          <w:delText>用例名：查看收藏的体育场馆</w:delText>
        </w:r>
      </w:del>
    </w:p>
    <w:p w14:paraId="7750F3FE">
      <w:pPr>
        <w:pStyle w:val="26"/>
        <w:ind w:left="360" w:firstLine="0" w:firstLineChars="0"/>
        <w:rPr>
          <w:del w:id="426" w:author="fish [2]" w:date="2025-10-28T11:39:06Z"/>
          <w:rFonts w:hint="eastAsia" w:ascii="宋体" w:hAnsi="宋体" w:eastAsia="宋体" w:cs="宋体"/>
        </w:rPr>
      </w:pPr>
      <w:del w:id="427" w:author="fish [2]" w:date="2025-10-28T11:39:06Z">
        <w:r>
          <w:rPr>
            <w:rFonts w:hint="eastAsia" w:ascii="宋体" w:hAnsi="宋体" w:eastAsia="宋体" w:cs="宋体"/>
          </w:rPr>
          <w:delText>描述：用户、管理员可查看收藏的体育场馆</w:delText>
        </w:r>
      </w:del>
    </w:p>
    <w:p w14:paraId="77AD4F75">
      <w:pPr>
        <w:pStyle w:val="26"/>
        <w:ind w:left="360" w:firstLine="0" w:firstLineChars="0"/>
        <w:rPr>
          <w:del w:id="428" w:author="fish [2]" w:date="2025-10-28T11:39:06Z"/>
          <w:rFonts w:hint="eastAsia" w:ascii="宋体" w:hAnsi="宋体" w:eastAsia="宋体" w:cs="宋体"/>
        </w:rPr>
      </w:pPr>
      <w:del w:id="429" w:author="fish [2]" w:date="2025-10-28T11:39:06Z">
        <w:r>
          <w:rPr>
            <w:rFonts w:hint="eastAsia" w:ascii="宋体" w:hAnsi="宋体" w:eastAsia="宋体" w:cs="宋体"/>
          </w:rPr>
          <w:delText>参与者：用户、管理员</w:delText>
        </w:r>
      </w:del>
    </w:p>
    <w:p w14:paraId="4ECE22D4">
      <w:pPr>
        <w:pStyle w:val="26"/>
        <w:ind w:left="360" w:firstLine="0" w:firstLineChars="0"/>
        <w:rPr>
          <w:del w:id="430" w:author="fish [2]" w:date="2025-10-28T11:39:06Z"/>
          <w:rFonts w:hint="eastAsia" w:ascii="宋体" w:hAnsi="宋体" w:eastAsia="宋体" w:cs="宋体"/>
        </w:rPr>
      </w:pPr>
      <w:del w:id="431" w:author="fish [2]" w:date="2025-10-28T11:39:06Z">
        <w:r>
          <w:rPr>
            <w:rFonts w:hint="eastAsia" w:ascii="宋体" w:hAnsi="宋体" w:eastAsia="宋体" w:cs="宋体"/>
          </w:rPr>
          <w:delText>前置条件：体育场馆已被收藏</w:delText>
        </w:r>
      </w:del>
    </w:p>
    <w:p w14:paraId="551B0B70">
      <w:pPr>
        <w:pStyle w:val="26"/>
        <w:ind w:left="360" w:firstLine="0" w:firstLineChars="0"/>
        <w:rPr>
          <w:del w:id="432" w:author="fish [2]" w:date="2025-10-28T11:39:06Z"/>
          <w:rFonts w:hint="eastAsia" w:ascii="宋体" w:hAnsi="宋体" w:eastAsia="宋体" w:cs="宋体"/>
        </w:rPr>
      </w:pPr>
      <w:del w:id="433" w:author="fish [2]" w:date="2025-10-28T11:39:06Z">
        <w:r>
          <w:rPr>
            <w:rFonts w:hint="eastAsia" w:ascii="宋体" w:hAnsi="宋体" w:eastAsia="宋体" w:cs="宋体"/>
          </w:rPr>
          <w:delText>活动图：</w:delText>
        </w:r>
      </w:del>
    </w:p>
    <w:p w14:paraId="09929B29">
      <w:pPr>
        <w:pStyle w:val="26"/>
        <w:ind w:left="360" w:firstLine="0" w:firstLineChars="0"/>
        <w:jc w:val="center"/>
        <w:rPr>
          <w:del w:id="434" w:author="fish [2]" w:date="2025-10-28T11:39:06Z"/>
          <w:rFonts w:hint="eastAsia" w:ascii="宋体" w:hAnsi="宋体" w:eastAsia="宋体" w:cs="宋体"/>
        </w:rPr>
      </w:pPr>
      <w:del w:id="435" w:author="fish [2]" w:date="2025-10-28T11:39:06Z">
        <w:r>
          <w:rPr/>
          <w:drawing>
            <wp:inline distT="0" distB="0" distL="114300" distR="114300">
              <wp:extent cx="3371850" cy="2819400"/>
              <wp:effectExtent l="0" t="0" r="6350" b="0"/>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22"/>
                      <a:stretch>
                        <a:fillRect/>
                      </a:stretch>
                    </pic:blipFill>
                    <pic:spPr>
                      <a:xfrm>
                        <a:off x="0" y="0"/>
                        <a:ext cx="3371850" cy="2819400"/>
                      </a:xfrm>
                      <a:prstGeom prst="rect">
                        <a:avLst/>
                      </a:prstGeom>
                      <a:noFill/>
                      <a:ln>
                        <a:noFill/>
                      </a:ln>
                    </pic:spPr>
                  </pic:pic>
                </a:graphicData>
              </a:graphic>
            </wp:inline>
          </w:drawing>
        </w:r>
      </w:del>
    </w:p>
    <w:p w14:paraId="585734B5">
      <w:pPr>
        <w:pStyle w:val="26"/>
        <w:ind w:left="360" w:firstLine="0" w:firstLineChars="0"/>
        <w:rPr>
          <w:del w:id="437" w:author="fish [2]" w:date="2025-10-28T11:39:06Z"/>
          <w:rFonts w:hint="eastAsia" w:ascii="宋体" w:hAnsi="宋体" w:eastAsia="宋体" w:cs="宋体"/>
        </w:rPr>
      </w:pPr>
    </w:p>
    <w:p w14:paraId="248DE22A">
      <w:pPr>
        <w:pStyle w:val="6"/>
        <w:ind w:left="360"/>
        <w:jc w:val="center"/>
        <w:rPr>
          <w:del w:id="438" w:author="fish [2]" w:date="2025-10-28T11:39:06Z"/>
        </w:rPr>
      </w:pPr>
      <w:del w:id="439" w:author="fish [2]" w:date="2025-10-28T11:39:06Z">
        <w:r>
          <w:rPr/>
          <w:delText xml:space="preserve">图 </w:delText>
        </w:r>
      </w:del>
      <w:del w:id="440" w:author="fish [2]" w:date="2025-10-28T11:39:06Z">
        <w:r>
          <w:rPr>
            <w:rFonts w:hint="eastAsia"/>
          </w:rPr>
          <w:delText>1.4.14 查看收藏体育场馆活动图</w:delText>
        </w:r>
      </w:del>
    </w:p>
    <w:p w14:paraId="722A3A00">
      <w:pPr>
        <w:ind w:left="360"/>
        <w:jc w:val="center"/>
        <w:rPr>
          <w:rFonts w:hint="eastAsia"/>
        </w:rPr>
      </w:pPr>
    </w:p>
    <w:p w14:paraId="1D6BB47A">
      <w:pPr>
        <w:pStyle w:val="5"/>
        <w:rPr>
          <w:ins w:id="442" w:author="fish [2]" w:date="2025-10-28T15:55:52Z"/>
          <w:rFonts w:hint="eastAsia" w:ascii="宋体" w:hAnsi="宋体"/>
          <w:szCs w:val="21"/>
          <w:lang w:val="en-US" w:eastAsia="zh-CN"/>
        </w:rPr>
        <w:pPrChange w:id="441" w:author="fish [2]" w:date="2025-10-28T15:55:51Z">
          <w:pPr/>
        </w:pPrChange>
      </w:pPr>
      <w:ins w:id="443" w:author="fish [2]" w:date="2025-10-28T15:55:17Z">
        <w:r>
          <w:rPr>
            <w:rFonts w:hint="eastAsia" w:ascii="宋体" w:hAnsi="宋体"/>
            <w:szCs w:val="21"/>
            <w:lang w:val="en-US" w:eastAsia="zh-CN"/>
            <w:rPrChange w:id="444" w:author="fish [2]" w:date="2025-10-28T15:55:44Z">
              <w:rPr>
                <w:rFonts w:hint="eastAsia" w:ascii="宋体" w:hAnsi="宋体"/>
                <w:szCs w:val="21"/>
                <w:lang w:val="en-US" w:eastAsia="zh-CN"/>
              </w:rPr>
            </w:rPrChange>
          </w:rPr>
          <w:t>1.4.</w:t>
        </w:r>
      </w:ins>
      <w:ins w:id="446" w:author="fish [2]" w:date="2025-10-28T15:55:18Z">
        <w:r>
          <w:rPr>
            <w:rFonts w:hint="eastAsia" w:ascii="宋体" w:hAnsi="宋体"/>
            <w:szCs w:val="21"/>
            <w:lang w:val="en-US" w:eastAsia="zh-CN"/>
            <w:rPrChange w:id="447" w:author="fish [2]" w:date="2025-10-28T15:55:44Z">
              <w:rPr>
                <w:rFonts w:hint="eastAsia" w:ascii="宋体" w:hAnsi="宋体"/>
                <w:szCs w:val="21"/>
                <w:lang w:val="en-US" w:eastAsia="zh-CN"/>
              </w:rPr>
            </w:rPrChange>
          </w:rPr>
          <w:t>12</w:t>
        </w:r>
      </w:ins>
      <w:ins w:id="449" w:author="fish [2]" w:date="2025-10-28T15:55:38Z">
        <w:r>
          <w:rPr>
            <w:rFonts w:hint="eastAsia" w:ascii="宋体" w:hAnsi="宋体"/>
            <w:szCs w:val="21"/>
            <w:lang w:val="en-US" w:eastAsia="zh-CN"/>
            <w:rPrChange w:id="450" w:author="fish [2]" w:date="2025-10-28T15:55:44Z">
              <w:rPr>
                <w:rFonts w:hint="eastAsia" w:ascii="宋体" w:hAnsi="宋体"/>
                <w:szCs w:val="21"/>
                <w:lang w:val="en-US" w:eastAsia="zh-CN"/>
              </w:rPr>
            </w:rPrChange>
          </w:rPr>
          <w:t>发布场地信息</w:t>
        </w:r>
      </w:ins>
    </w:p>
    <w:p w14:paraId="7C3456A8">
      <w:pPr>
        <w:pStyle w:val="26"/>
        <w:ind w:left="0" w:firstLine="420" w:firstLineChars="200"/>
        <w:rPr>
          <w:ins w:id="453" w:author="fish [2]" w:date="2025-10-28T15:56:21Z"/>
          <w:rFonts w:hint="eastAsia" w:ascii="宋体" w:hAnsi="宋体" w:eastAsia="宋体" w:cs="宋体"/>
          <w:szCs w:val="22"/>
          <w:lang w:val="en-US" w:eastAsia="zh-CN"/>
        </w:rPr>
        <w:pPrChange w:id="452" w:author="fish [2]" w:date="2025-10-28T15:56:11Z">
          <w:pPr/>
        </w:pPrChange>
      </w:pPr>
      <w:ins w:id="454" w:author="fish [2]" w:date="2025-10-28T15:55:56Z">
        <w:r>
          <w:rPr>
            <w:rFonts w:hint="eastAsia" w:ascii="宋体" w:hAnsi="宋体" w:eastAsia="宋体" w:cs="宋体"/>
            <w:szCs w:val="22"/>
            <w:lang w:val="en-US" w:eastAsia="zh-CN"/>
            <w:rPrChange w:id="455" w:author="fish [2]" w:date="2025-10-28T15:56:09Z">
              <w:rPr>
                <w:rFonts w:hint="eastAsia" w:ascii="宋体" w:hAnsi="宋体"/>
                <w:szCs w:val="21"/>
                <w:lang w:val="en-US" w:eastAsia="zh-CN"/>
              </w:rPr>
            </w:rPrChange>
          </w:rPr>
          <w:t>用例</w:t>
        </w:r>
      </w:ins>
      <w:ins w:id="457" w:author="fish [2]" w:date="2025-10-28T15:55:58Z">
        <w:r>
          <w:rPr>
            <w:rFonts w:hint="eastAsia" w:ascii="宋体" w:hAnsi="宋体" w:eastAsia="宋体" w:cs="宋体"/>
            <w:szCs w:val="22"/>
            <w:lang w:val="en-US" w:eastAsia="zh-CN"/>
            <w:rPrChange w:id="458" w:author="fish [2]" w:date="2025-10-28T15:56:09Z">
              <w:rPr>
                <w:rFonts w:hint="eastAsia" w:ascii="宋体" w:hAnsi="宋体"/>
                <w:szCs w:val="21"/>
                <w:lang w:val="en-US" w:eastAsia="zh-CN"/>
              </w:rPr>
            </w:rPrChange>
          </w:rPr>
          <w:t>名</w:t>
        </w:r>
      </w:ins>
      <w:ins w:id="460" w:author="fish [2]" w:date="2025-10-28T15:55:59Z">
        <w:r>
          <w:rPr>
            <w:rFonts w:hint="eastAsia" w:ascii="宋体" w:hAnsi="宋体" w:eastAsia="宋体" w:cs="宋体"/>
            <w:szCs w:val="22"/>
            <w:lang w:val="en-US" w:eastAsia="zh-CN"/>
            <w:rPrChange w:id="461" w:author="fish [2]" w:date="2025-10-28T15:56:09Z">
              <w:rPr>
                <w:rFonts w:hint="eastAsia" w:ascii="宋体" w:hAnsi="宋体"/>
                <w:szCs w:val="21"/>
                <w:lang w:val="en-US" w:eastAsia="zh-CN"/>
              </w:rPr>
            </w:rPrChange>
          </w:rPr>
          <w:t>：</w:t>
        </w:r>
      </w:ins>
      <w:ins w:id="463" w:author="fish [2]" w:date="2025-10-28T15:56:20Z">
        <w:r>
          <w:rPr>
            <w:rFonts w:hint="eastAsia" w:ascii="宋体" w:hAnsi="宋体" w:eastAsia="宋体" w:cs="宋体"/>
            <w:szCs w:val="22"/>
            <w:lang w:val="en-US" w:eastAsia="zh-CN"/>
          </w:rPr>
          <w:t>发布场地</w:t>
        </w:r>
      </w:ins>
      <w:ins w:id="464" w:author="fish [2]" w:date="2025-10-28T15:56:21Z">
        <w:r>
          <w:rPr>
            <w:rFonts w:hint="eastAsia" w:ascii="宋体" w:hAnsi="宋体" w:eastAsia="宋体" w:cs="宋体"/>
            <w:szCs w:val="22"/>
            <w:lang w:val="en-US" w:eastAsia="zh-CN"/>
          </w:rPr>
          <w:t>信息</w:t>
        </w:r>
      </w:ins>
    </w:p>
    <w:p w14:paraId="118358E7">
      <w:pPr>
        <w:pStyle w:val="26"/>
        <w:ind w:left="0" w:firstLine="420" w:firstLineChars="200"/>
        <w:rPr>
          <w:ins w:id="466" w:author="fish [2]" w:date="2025-10-28T15:56:45Z"/>
          <w:rFonts w:hint="eastAsia" w:ascii="宋体" w:hAnsi="宋体" w:eastAsia="宋体" w:cs="宋体"/>
          <w:szCs w:val="22"/>
          <w:lang w:val="en-US" w:eastAsia="zh-CN"/>
        </w:rPr>
        <w:pPrChange w:id="465" w:author="fish [2]" w:date="2025-10-28T15:56:11Z">
          <w:pPr/>
        </w:pPrChange>
      </w:pPr>
      <w:ins w:id="467" w:author="fish [2]" w:date="2025-10-28T15:56:24Z">
        <w:r>
          <w:rPr>
            <w:rFonts w:hint="eastAsia" w:ascii="宋体" w:hAnsi="宋体" w:eastAsia="宋体" w:cs="宋体"/>
            <w:szCs w:val="22"/>
            <w:lang w:val="en-US" w:eastAsia="zh-CN"/>
          </w:rPr>
          <w:t>描述</w:t>
        </w:r>
      </w:ins>
      <w:ins w:id="468" w:author="fish [2]" w:date="2025-10-28T15:56:28Z">
        <w:r>
          <w:rPr>
            <w:rFonts w:hint="eastAsia" w:ascii="宋体" w:hAnsi="宋体" w:eastAsia="宋体" w:cs="宋体"/>
            <w:szCs w:val="22"/>
            <w:lang w:val="en-US" w:eastAsia="zh-CN"/>
          </w:rPr>
          <w:t>：</w:t>
        </w:r>
      </w:ins>
      <w:ins w:id="469" w:author="fish [2]" w:date="2025-10-28T15:56:29Z">
        <w:r>
          <w:rPr>
            <w:rFonts w:hint="eastAsia" w:ascii="宋体" w:hAnsi="宋体" w:eastAsia="宋体" w:cs="宋体"/>
            <w:szCs w:val="22"/>
            <w:lang w:val="en-US" w:eastAsia="zh-CN"/>
          </w:rPr>
          <w:t>用户</w:t>
        </w:r>
      </w:ins>
      <w:ins w:id="470" w:author="fish [2]" w:date="2025-10-28T15:56:40Z">
        <w:r>
          <w:rPr>
            <w:rFonts w:hint="eastAsia" w:ascii="宋体" w:hAnsi="宋体" w:eastAsia="宋体" w:cs="宋体"/>
            <w:szCs w:val="22"/>
            <w:lang w:val="en-US" w:eastAsia="zh-CN"/>
          </w:rPr>
          <w:t>根据</w:t>
        </w:r>
      </w:ins>
      <w:ins w:id="471" w:author="fish [2]" w:date="2025-10-28T15:56:41Z">
        <w:r>
          <w:rPr>
            <w:rFonts w:hint="eastAsia" w:ascii="宋体" w:hAnsi="宋体" w:eastAsia="宋体" w:cs="宋体"/>
            <w:szCs w:val="22"/>
            <w:lang w:val="en-US" w:eastAsia="zh-CN"/>
          </w:rPr>
          <w:t>需求</w:t>
        </w:r>
      </w:ins>
      <w:ins w:id="472" w:author="fish [2]" w:date="2025-10-28T15:56:42Z">
        <w:r>
          <w:rPr>
            <w:rFonts w:hint="eastAsia" w:ascii="宋体" w:hAnsi="宋体" w:eastAsia="宋体" w:cs="宋体"/>
            <w:szCs w:val="22"/>
            <w:lang w:val="en-US" w:eastAsia="zh-CN"/>
          </w:rPr>
          <w:t>发布</w:t>
        </w:r>
      </w:ins>
      <w:ins w:id="473" w:author="fish [2]" w:date="2025-10-28T15:56:45Z">
        <w:r>
          <w:rPr>
            <w:rFonts w:hint="eastAsia" w:ascii="宋体" w:hAnsi="宋体" w:eastAsia="宋体" w:cs="宋体"/>
            <w:szCs w:val="22"/>
            <w:lang w:val="en-US" w:eastAsia="zh-CN"/>
          </w:rPr>
          <w:t>场地信息</w:t>
        </w:r>
      </w:ins>
    </w:p>
    <w:p w14:paraId="1C9637CF">
      <w:pPr>
        <w:pStyle w:val="26"/>
        <w:ind w:left="0" w:firstLine="420" w:firstLineChars="200"/>
        <w:rPr>
          <w:ins w:id="475" w:author="fish [2]" w:date="2025-10-28T15:56:52Z"/>
          <w:rFonts w:hint="eastAsia" w:ascii="宋体" w:hAnsi="宋体" w:eastAsia="宋体" w:cs="宋体"/>
          <w:szCs w:val="22"/>
          <w:lang w:val="en-US" w:eastAsia="zh-CN"/>
        </w:rPr>
        <w:pPrChange w:id="474" w:author="fish [2]" w:date="2025-10-28T15:56:11Z">
          <w:pPr/>
        </w:pPrChange>
      </w:pPr>
      <w:ins w:id="476" w:author="fish [2]" w:date="2025-10-28T15:56:49Z">
        <w:r>
          <w:rPr>
            <w:rFonts w:hint="eastAsia" w:ascii="宋体" w:hAnsi="宋体" w:eastAsia="宋体" w:cs="宋体"/>
            <w:szCs w:val="22"/>
            <w:lang w:val="en-US" w:eastAsia="zh-CN"/>
          </w:rPr>
          <w:t>参与者</w:t>
        </w:r>
      </w:ins>
      <w:ins w:id="477" w:author="fish [2]" w:date="2025-10-28T15:56:50Z">
        <w:r>
          <w:rPr>
            <w:rFonts w:hint="eastAsia" w:ascii="宋体" w:hAnsi="宋体" w:eastAsia="宋体" w:cs="宋体"/>
            <w:szCs w:val="22"/>
            <w:lang w:val="en-US" w:eastAsia="zh-CN"/>
          </w:rPr>
          <w:t>：</w:t>
        </w:r>
      </w:ins>
      <w:ins w:id="478" w:author="fish [2]" w:date="2025-10-28T15:56:51Z">
        <w:r>
          <w:rPr>
            <w:rFonts w:hint="eastAsia" w:ascii="宋体" w:hAnsi="宋体" w:eastAsia="宋体" w:cs="宋体"/>
            <w:szCs w:val="22"/>
            <w:lang w:val="en-US" w:eastAsia="zh-CN"/>
          </w:rPr>
          <w:t>用户</w:t>
        </w:r>
      </w:ins>
    </w:p>
    <w:p w14:paraId="3E5EC088">
      <w:pPr>
        <w:pStyle w:val="26"/>
        <w:ind w:left="0" w:firstLine="420" w:firstLineChars="200"/>
        <w:rPr>
          <w:ins w:id="480" w:author="fish [2]" w:date="2025-10-28T15:57:06Z"/>
          <w:rFonts w:hint="eastAsia" w:ascii="宋体" w:hAnsi="宋体" w:eastAsia="宋体" w:cs="宋体"/>
          <w:szCs w:val="22"/>
          <w:lang w:val="en-US" w:eastAsia="zh-CN"/>
        </w:rPr>
        <w:pPrChange w:id="479" w:author="fish [2]" w:date="2025-10-28T15:56:11Z">
          <w:pPr/>
        </w:pPrChange>
      </w:pPr>
      <w:ins w:id="481" w:author="fish [2]" w:date="2025-10-28T15:56:56Z">
        <w:r>
          <w:rPr>
            <w:rFonts w:hint="eastAsia" w:ascii="宋体" w:hAnsi="宋体" w:eastAsia="宋体" w:cs="宋体"/>
            <w:szCs w:val="22"/>
            <w:lang w:val="en-US" w:eastAsia="zh-CN"/>
          </w:rPr>
          <w:t>前置条件</w:t>
        </w:r>
      </w:ins>
      <w:ins w:id="482" w:author="fish [2]" w:date="2025-10-28T15:56:57Z">
        <w:r>
          <w:rPr>
            <w:rFonts w:hint="eastAsia" w:ascii="宋体" w:hAnsi="宋体" w:eastAsia="宋体" w:cs="宋体"/>
            <w:szCs w:val="22"/>
            <w:lang w:val="en-US" w:eastAsia="zh-CN"/>
          </w:rPr>
          <w:t>：</w:t>
        </w:r>
      </w:ins>
      <w:ins w:id="483" w:author="fish [2]" w:date="2025-10-28T15:56:59Z">
        <w:r>
          <w:rPr>
            <w:rFonts w:hint="eastAsia" w:ascii="宋体" w:hAnsi="宋体" w:eastAsia="宋体" w:cs="宋体"/>
            <w:szCs w:val="22"/>
            <w:lang w:val="en-US" w:eastAsia="zh-CN"/>
          </w:rPr>
          <w:t>场馆</w:t>
        </w:r>
      </w:ins>
      <w:ins w:id="484" w:author="fish [2]" w:date="2025-10-28T15:57:02Z">
        <w:r>
          <w:rPr>
            <w:rFonts w:hint="eastAsia" w:ascii="宋体" w:hAnsi="宋体" w:eastAsia="宋体" w:cs="宋体"/>
            <w:szCs w:val="22"/>
            <w:lang w:val="en-US" w:eastAsia="zh-CN"/>
          </w:rPr>
          <w:t>已发布且</w:t>
        </w:r>
      </w:ins>
      <w:ins w:id="485" w:author="fish [2]" w:date="2025-10-28T15:57:04Z">
        <w:r>
          <w:rPr>
            <w:rFonts w:hint="eastAsia" w:ascii="宋体" w:hAnsi="宋体" w:eastAsia="宋体" w:cs="宋体"/>
            <w:szCs w:val="22"/>
            <w:lang w:val="en-US" w:eastAsia="zh-CN"/>
          </w:rPr>
          <w:t>通过</w:t>
        </w:r>
      </w:ins>
      <w:ins w:id="486" w:author="fish [2]" w:date="2025-10-28T15:57:05Z">
        <w:r>
          <w:rPr>
            <w:rFonts w:hint="eastAsia" w:ascii="宋体" w:hAnsi="宋体" w:eastAsia="宋体" w:cs="宋体"/>
            <w:szCs w:val="22"/>
            <w:lang w:val="en-US" w:eastAsia="zh-CN"/>
          </w:rPr>
          <w:t>审核</w:t>
        </w:r>
      </w:ins>
    </w:p>
    <w:p w14:paraId="27A7955C">
      <w:pPr>
        <w:pStyle w:val="26"/>
        <w:ind w:left="0" w:firstLine="420" w:firstLineChars="200"/>
        <w:rPr>
          <w:ins w:id="488" w:author="fish [2]" w:date="2025-10-28T15:57:20Z"/>
          <w:rFonts w:hint="eastAsia" w:ascii="宋体" w:hAnsi="宋体" w:eastAsia="宋体" w:cs="宋体"/>
          <w:szCs w:val="22"/>
          <w:lang w:val="en-US" w:eastAsia="zh-CN"/>
        </w:rPr>
        <w:pPrChange w:id="487" w:author="fish [2]" w:date="2025-10-28T15:57:19Z">
          <w:pPr/>
        </w:pPrChange>
      </w:pPr>
      <w:ins w:id="489" w:author="fish [2]" w:date="2025-10-28T15:57:08Z">
        <w:r>
          <w:rPr>
            <w:rFonts w:hint="eastAsia" w:ascii="宋体" w:hAnsi="宋体" w:eastAsia="宋体" w:cs="宋体"/>
            <w:szCs w:val="22"/>
            <w:lang w:val="en-US" w:eastAsia="zh-CN"/>
          </w:rPr>
          <w:t>活动图</w:t>
        </w:r>
      </w:ins>
      <w:ins w:id="490" w:author="fish [2]" w:date="2025-10-28T15:57:10Z">
        <w:r>
          <w:rPr>
            <w:rFonts w:hint="eastAsia" w:ascii="宋体" w:hAnsi="宋体" w:eastAsia="宋体" w:cs="宋体"/>
            <w:szCs w:val="22"/>
            <w:lang w:val="en-US" w:eastAsia="zh-CN"/>
          </w:rPr>
          <w:t>：</w:t>
        </w:r>
      </w:ins>
    </w:p>
    <w:p w14:paraId="2D804F3D">
      <w:pPr>
        <w:pStyle w:val="26"/>
        <w:ind w:left="0" w:firstLine="420" w:firstLineChars="200"/>
        <w:jc w:val="center"/>
        <w:rPr>
          <w:ins w:id="492" w:author="fish [2]" w:date="2025-10-28T16:29:30Z"/>
        </w:rPr>
        <w:pPrChange w:id="491" w:author="fish [2]" w:date="2025-10-28T16:29:27Z">
          <w:pPr/>
        </w:pPrChange>
      </w:pPr>
      <w:ins w:id="493" w:author="fish [2]" w:date="2025-10-28T16:29:23Z">
        <w:r>
          <w:rPr/>
          <w:drawing>
            <wp:inline distT="0" distB="0" distL="114300" distR="114300">
              <wp:extent cx="3433445" cy="3599815"/>
              <wp:effectExtent l="0" t="0" r="8255" b="698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23"/>
                      <a:stretch>
                        <a:fillRect/>
                      </a:stretch>
                    </pic:blipFill>
                    <pic:spPr>
                      <a:xfrm>
                        <a:off x="0" y="0"/>
                        <a:ext cx="3433445" cy="3599815"/>
                      </a:xfrm>
                      <a:prstGeom prst="rect">
                        <a:avLst/>
                      </a:prstGeom>
                      <a:noFill/>
                      <a:ln>
                        <a:noFill/>
                      </a:ln>
                    </pic:spPr>
                  </pic:pic>
                </a:graphicData>
              </a:graphic>
            </wp:inline>
          </w:drawing>
        </w:r>
      </w:ins>
    </w:p>
    <w:p w14:paraId="05428553">
      <w:pPr>
        <w:pStyle w:val="6"/>
        <w:ind w:left="360"/>
        <w:jc w:val="center"/>
        <w:rPr>
          <w:ins w:id="496" w:author="fish [2]" w:date="2025-10-28T15:57:21Z"/>
          <w:rFonts w:hint="eastAsia" w:ascii="宋体" w:hAnsi="宋体" w:eastAsia="宋体" w:cs="宋体"/>
          <w:szCs w:val="22"/>
          <w:lang w:val="en-US" w:eastAsia="zh-CN"/>
        </w:rPr>
        <w:pPrChange w:id="495" w:author="fish [2]" w:date="2025-10-28T16:29:59Z">
          <w:pPr/>
        </w:pPrChange>
      </w:pPr>
      <w:ins w:id="497" w:author="fish [2]" w:date="2025-10-28T16:29:31Z">
        <w:r>
          <w:rPr>
            <w:rFonts w:hint="default"/>
            <w:lang w:val="en-US" w:eastAsia="zh-CN"/>
            <w:rPrChange w:id="498" w:author="fish [2]" w:date="2025-10-28T16:29:53Z">
              <w:rPr>
                <w:rFonts w:hint="eastAsia"/>
                <w:lang w:val="en-US" w:eastAsia="zh-CN"/>
              </w:rPr>
            </w:rPrChange>
          </w:rPr>
          <w:t>图</w:t>
        </w:r>
      </w:ins>
      <w:ins w:id="500" w:author="fish [2]" w:date="2025-10-28T16:29:32Z">
        <w:r>
          <w:rPr>
            <w:rFonts w:hint="default"/>
            <w:lang w:val="en-US" w:eastAsia="zh-CN"/>
            <w:rPrChange w:id="501" w:author="fish [2]" w:date="2025-10-28T16:29:53Z">
              <w:rPr>
                <w:rFonts w:hint="eastAsia"/>
                <w:lang w:val="en-US" w:eastAsia="zh-CN"/>
              </w:rPr>
            </w:rPrChange>
          </w:rPr>
          <w:t>1.</w:t>
        </w:r>
      </w:ins>
      <w:ins w:id="503" w:author="fish [2]" w:date="2025-10-28T16:29:33Z">
        <w:r>
          <w:rPr>
            <w:rFonts w:hint="default"/>
            <w:lang w:val="en-US" w:eastAsia="zh-CN"/>
            <w:rPrChange w:id="504" w:author="fish [2]" w:date="2025-10-28T16:29:53Z">
              <w:rPr>
                <w:rFonts w:hint="eastAsia"/>
                <w:lang w:val="en-US" w:eastAsia="zh-CN"/>
              </w:rPr>
            </w:rPrChange>
          </w:rPr>
          <w:t>4.</w:t>
        </w:r>
      </w:ins>
      <w:ins w:id="506" w:author="fish [2]" w:date="2025-10-28T16:29:35Z">
        <w:r>
          <w:rPr>
            <w:rFonts w:hint="default"/>
            <w:lang w:val="en-US" w:eastAsia="zh-CN"/>
            <w:rPrChange w:id="507" w:author="fish [2]" w:date="2025-10-28T16:29:53Z">
              <w:rPr>
                <w:rFonts w:hint="eastAsia"/>
                <w:lang w:val="en-US" w:eastAsia="zh-CN"/>
              </w:rPr>
            </w:rPrChange>
          </w:rPr>
          <w:t>12</w:t>
        </w:r>
      </w:ins>
      <w:ins w:id="509" w:author="fish [2]" w:date="2025-10-28T16:29:42Z">
        <w:r>
          <w:rPr>
            <w:rFonts w:hint="default"/>
            <w:lang w:val="en-US" w:eastAsia="zh-CN"/>
            <w:rPrChange w:id="510" w:author="fish [2]" w:date="2025-10-28T16:29:53Z">
              <w:rPr>
                <w:rFonts w:hint="eastAsia"/>
                <w:lang w:val="en-US" w:eastAsia="zh-CN"/>
              </w:rPr>
            </w:rPrChange>
          </w:rPr>
          <w:t>发布</w:t>
        </w:r>
      </w:ins>
      <w:ins w:id="512" w:author="fish [2]" w:date="2025-10-28T16:29:43Z">
        <w:r>
          <w:rPr>
            <w:rFonts w:hint="default"/>
            <w:lang w:val="en-US" w:eastAsia="zh-CN"/>
            <w:rPrChange w:id="513" w:author="fish [2]" w:date="2025-10-28T16:29:53Z">
              <w:rPr>
                <w:rFonts w:hint="eastAsia"/>
                <w:lang w:val="en-US" w:eastAsia="zh-CN"/>
              </w:rPr>
            </w:rPrChange>
          </w:rPr>
          <w:t>场地</w:t>
        </w:r>
      </w:ins>
      <w:ins w:id="515" w:author="fish [2]" w:date="2025-10-28T16:29:44Z">
        <w:r>
          <w:rPr>
            <w:rFonts w:hint="default"/>
            <w:lang w:val="en-US" w:eastAsia="zh-CN"/>
            <w:rPrChange w:id="516" w:author="fish [2]" w:date="2025-10-28T16:29:53Z">
              <w:rPr>
                <w:rFonts w:hint="eastAsia"/>
                <w:lang w:val="en-US" w:eastAsia="zh-CN"/>
              </w:rPr>
            </w:rPrChange>
          </w:rPr>
          <w:t>信息</w:t>
        </w:r>
      </w:ins>
      <w:ins w:id="518" w:author="fish [2]" w:date="2025-10-28T16:29:45Z">
        <w:r>
          <w:rPr>
            <w:rFonts w:hint="default"/>
            <w:lang w:val="en-US" w:eastAsia="zh-CN"/>
            <w:rPrChange w:id="519" w:author="fish [2]" w:date="2025-10-28T16:29:53Z">
              <w:rPr>
                <w:rFonts w:hint="eastAsia"/>
                <w:lang w:val="en-US" w:eastAsia="zh-CN"/>
              </w:rPr>
            </w:rPrChange>
          </w:rPr>
          <w:t>活动图</w:t>
        </w:r>
      </w:ins>
    </w:p>
    <w:p w14:paraId="2ED46307">
      <w:pPr>
        <w:pStyle w:val="5"/>
        <w:rPr>
          <w:ins w:id="522" w:author="fish [2]" w:date="2025-10-28T15:58:12Z"/>
          <w:rFonts w:hint="eastAsia" w:ascii="宋体" w:hAnsi="宋体" w:eastAsia="宋体" w:cstheme="majorBidi"/>
          <w:szCs w:val="21"/>
          <w:lang w:val="en-US" w:eastAsia="zh-CN"/>
        </w:rPr>
        <w:pPrChange w:id="521" w:author="fish [2]" w:date="2025-10-28T15:58:12Z">
          <w:pPr/>
        </w:pPrChange>
      </w:pPr>
      <w:ins w:id="523" w:author="fish [2]" w:date="2025-10-28T15:57:23Z">
        <w:r>
          <w:rPr>
            <w:rFonts w:hint="eastAsia" w:ascii="宋体" w:hAnsi="宋体" w:eastAsia="宋体" w:cstheme="majorBidi"/>
            <w:szCs w:val="21"/>
            <w:lang w:val="en-US" w:eastAsia="zh-CN"/>
            <w:rPrChange w:id="524" w:author="fish [2]" w:date="2025-10-28T15:58:10Z">
              <w:rPr>
                <w:rFonts w:hint="eastAsia" w:ascii="宋体" w:hAnsi="宋体" w:eastAsia="宋体" w:cs="宋体"/>
                <w:szCs w:val="22"/>
                <w:lang w:val="en-US" w:eastAsia="zh-CN"/>
              </w:rPr>
            </w:rPrChange>
          </w:rPr>
          <w:t>1.4.</w:t>
        </w:r>
      </w:ins>
      <w:ins w:id="526" w:author="fish [2]" w:date="2025-10-28T15:57:24Z">
        <w:r>
          <w:rPr>
            <w:rFonts w:hint="eastAsia" w:ascii="宋体" w:hAnsi="宋体" w:eastAsia="宋体" w:cstheme="majorBidi"/>
            <w:szCs w:val="21"/>
            <w:lang w:val="en-US" w:eastAsia="zh-CN"/>
            <w:rPrChange w:id="527" w:author="fish [2]" w:date="2025-10-28T15:58:10Z">
              <w:rPr>
                <w:rFonts w:hint="eastAsia" w:ascii="宋体" w:hAnsi="宋体" w:eastAsia="宋体" w:cs="宋体"/>
                <w:szCs w:val="22"/>
                <w:lang w:val="en-US" w:eastAsia="zh-CN"/>
              </w:rPr>
            </w:rPrChange>
          </w:rPr>
          <w:t>1</w:t>
        </w:r>
      </w:ins>
      <w:ins w:id="529" w:author="fish [2]" w:date="2025-10-28T15:57:59Z">
        <w:r>
          <w:rPr>
            <w:rFonts w:hint="eastAsia" w:ascii="宋体" w:hAnsi="宋体" w:eastAsia="宋体" w:cstheme="majorBidi"/>
            <w:szCs w:val="21"/>
            <w:lang w:val="en-US" w:eastAsia="zh-CN"/>
            <w:rPrChange w:id="530" w:author="fish [2]" w:date="2025-10-28T15:58:10Z">
              <w:rPr>
                <w:rFonts w:hint="eastAsia" w:ascii="宋体" w:hAnsi="宋体" w:eastAsia="宋体" w:cs="宋体"/>
                <w:szCs w:val="22"/>
                <w:lang w:val="en-US" w:eastAsia="zh-CN"/>
              </w:rPr>
            </w:rPrChange>
          </w:rPr>
          <w:t>3</w:t>
        </w:r>
      </w:ins>
      <w:ins w:id="532" w:author="fish [2]" w:date="2025-10-28T15:58:01Z">
        <w:r>
          <w:rPr>
            <w:rFonts w:hint="eastAsia" w:ascii="宋体" w:hAnsi="宋体" w:eastAsia="宋体" w:cstheme="majorBidi"/>
            <w:szCs w:val="21"/>
            <w:lang w:val="en-US" w:eastAsia="zh-CN"/>
            <w:rPrChange w:id="533" w:author="fish [2]" w:date="2025-10-28T15:58:10Z">
              <w:rPr>
                <w:rFonts w:hint="eastAsia" w:ascii="宋体" w:hAnsi="宋体" w:eastAsia="宋体" w:cs="宋体"/>
                <w:szCs w:val="22"/>
                <w:lang w:val="en-US" w:eastAsia="zh-CN"/>
              </w:rPr>
            </w:rPrChange>
          </w:rPr>
          <w:t>修改</w:t>
        </w:r>
      </w:ins>
      <w:ins w:id="535" w:author="fish [2]" w:date="2025-10-28T15:58:02Z">
        <w:r>
          <w:rPr>
            <w:rFonts w:hint="eastAsia" w:ascii="宋体" w:hAnsi="宋体" w:eastAsia="宋体" w:cstheme="majorBidi"/>
            <w:szCs w:val="21"/>
            <w:lang w:val="en-US" w:eastAsia="zh-CN"/>
            <w:rPrChange w:id="536" w:author="fish [2]" w:date="2025-10-28T15:58:10Z">
              <w:rPr>
                <w:rFonts w:hint="eastAsia" w:ascii="宋体" w:hAnsi="宋体" w:eastAsia="宋体" w:cs="宋体"/>
                <w:szCs w:val="22"/>
                <w:lang w:val="en-US" w:eastAsia="zh-CN"/>
              </w:rPr>
            </w:rPrChange>
          </w:rPr>
          <w:t>场地</w:t>
        </w:r>
      </w:ins>
      <w:ins w:id="538" w:author="fish [2]" w:date="2025-10-28T15:58:03Z">
        <w:r>
          <w:rPr>
            <w:rFonts w:hint="eastAsia" w:ascii="宋体" w:hAnsi="宋体" w:eastAsia="宋体" w:cstheme="majorBidi"/>
            <w:szCs w:val="21"/>
            <w:lang w:val="en-US" w:eastAsia="zh-CN"/>
            <w:rPrChange w:id="539" w:author="fish [2]" w:date="2025-10-28T15:58:10Z">
              <w:rPr>
                <w:rFonts w:hint="eastAsia" w:ascii="宋体" w:hAnsi="宋体" w:eastAsia="宋体" w:cs="宋体"/>
                <w:szCs w:val="22"/>
                <w:lang w:val="en-US" w:eastAsia="zh-CN"/>
              </w:rPr>
            </w:rPrChange>
          </w:rPr>
          <w:t>信息</w:t>
        </w:r>
      </w:ins>
    </w:p>
    <w:p w14:paraId="153D22DB">
      <w:pPr>
        <w:ind w:firstLine="420" w:firstLineChars="200"/>
        <w:rPr>
          <w:ins w:id="542" w:author="fish [2]" w:date="2025-10-28T15:58:32Z"/>
          <w:rFonts w:hint="eastAsia" w:ascii="宋体" w:hAnsi="宋体" w:eastAsia="宋体" w:cstheme="majorBidi"/>
          <w:szCs w:val="21"/>
          <w:lang w:val="en-US" w:eastAsia="zh-CN"/>
        </w:rPr>
        <w:pPrChange w:id="541" w:author="fish [2]" w:date="2025-10-28T15:59:19Z">
          <w:pPr/>
        </w:pPrChange>
      </w:pPr>
      <w:ins w:id="543" w:author="fish [2]" w:date="2025-10-28T15:58:15Z">
        <w:r>
          <w:rPr>
            <w:rFonts w:hint="eastAsia" w:ascii="宋体" w:hAnsi="宋体" w:eastAsia="宋体" w:cstheme="majorBidi"/>
            <w:szCs w:val="21"/>
            <w:lang w:val="en-US" w:eastAsia="zh-CN"/>
          </w:rPr>
          <w:t>用例</w:t>
        </w:r>
      </w:ins>
      <w:ins w:id="544" w:author="fish [2]" w:date="2025-10-28T15:58:16Z">
        <w:r>
          <w:rPr>
            <w:rFonts w:hint="eastAsia" w:ascii="宋体" w:hAnsi="宋体" w:eastAsia="宋体" w:cstheme="majorBidi"/>
            <w:szCs w:val="21"/>
            <w:lang w:val="en-US" w:eastAsia="zh-CN"/>
          </w:rPr>
          <w:t>名</w:t>
        </w:r>
      </w:ins>
      <w:ins w:id="545" w:author="fish [2]" w:date="2025-10-28T15:58:18Z">
        <w:r>
          <w:rPr>
            <w:rFonts w:hint="eastAsia" w:ascii="宋体" w:hAnsi="宋体" w:eastAsia="宋体" w:cstheme="majorBidi"/>
            <w:szCs w:val="21"/>
            <w:lang w:val="en-US" w:eastAsia="zh-CN"/>
          </w:rPr>
          <w:t>：</w:t>
        </w:r>
      </w:ins>
      <w:ins w:id="546" w:author="fish [2]" w:date="2025-10-28T15:58:30Z">
        <w:r>
          <w:rPr>
            <w:rFonts w:hint="eastAsia" w:ascii="宋体" w:hAnsi="宋体" w:eastAsia="宋体" w:cstheme="majorBidi"/>
            <w:szCs w:val="21"/>
            <w:lang w:val="en-US" w:eastAsia="zh-CN"/>
          </w:rPr>
          <w:t>修改</w:t>
        </w:r>
      </w:ins>
      <w:ins w:id="547" w:author="fish [2]" w:date="2025-10-28T15:58:31Z">
        <w:r>
          <w:rPr>
            <w:rFonts w:hint="eastAsia" w:ascii="宋体" w:hAnsi="宋体" w:eastAsia="宋体" w:cstheme="majorBidi"/>
            <w:szCs w:val="21"/>
            <w:lang w:val="en-US" w:eastAsia="zh-CN"/>
          </w:rPr>
          <w:t>场地</w:t>
        </w:r>
      </w:ins>
      <w:ins w:id="548" w:author="fish [2]" w:date="2025-10-28T15:58:32Z">
        <w:r>
          <w:rPr>
            <w:rFonts w:hint="eastAsia" w:ascii="宋体" w:hAnsi="宋体" w:eastAsia="宋体" w:cstheme="majorBidi"/>
            <w:szCs w:val="21"/>
            <w:lang w:val="en-US" w:eastAsia="zh-CN"/>
          </w:rPr>
          <w:t>信息</w:t>
        </w:r>
      </w:ins>
    </w:p>
    <w:p w14:paraId="6B311FC8">
      <w:pPr>
        <w:ind w:firstLine="420" w:firstLineChars="200"/>
        <w:rPr>
          <w:ins w:id="550" w:author="fish [2]" w:date="2025-10-28T15:58:58Z"/>
          <w:rFonts w:hint="eastAsia" w:ascii="宋体" w:hAnsi="宋体" w:eastAsia="宋体" w:cstheme="majorBidi"/>
          <w:szCs w:val="21"/>
          <w:lang w:val="en-US" w:eastAsia="zh-CN"/>
        </w:rPr>
        <w:pPrChange w:id="549" w:author="fish [2]" w:date="2025-10-28T15:59:17Z">
          <w:pPr/>
        </w:pPrChange>
      </w:pPr>
      <w:ins w:id="551" w:author="fish [2]" w:date="2025-10-28T15:58:34Z">
        <w:r>
          <w:rPr>
            <w:rFonts w:hint="eastAsia" w:ascii="宋体" w:hAnsi="宋体" w:eastAsia="宋体" w:cstheme="majorBidi"/>
            <w:szCs w:val="21"/>
            <w:lang w:val="en-US" w:eastAsia="zh-CN"/>
          </w:rPr>
          <w:t>描述：</w:t>
        </w:r>
      </w:ins>
      <w:ins w:id="552" w:author="fish [2]" w:date="2025-10-28T15:58:51Z">
        <w:r>
          <w:rPr>
            <w:rFonts w:hint="eastAsia" w:ascii="宋体" w:hAnsi="宋体" w:eastAsia="宋体" w:cstheme="majorBidi"/>
            <w:szCs w:val="21"/>
            <w:lang w:val="en-US" w:eastAsia="zh-CN"/>
          </w:rPr>
          <w:t>用户</w:t>
        </w:r>
      </w:ins>
      <w:ins w:id="553" w:author="fish [2]" w:date="2025-10-28T15:58:52Z">
        <w:r>
          <w:rPr>
            <w:rFonts w:hint="eastAsia" w:ascii="宋体" w:hAnsi="宋体" w:eastAsia="宋体" w:cstheme="majorBidi"/>
            <w:szCs w:val="21"/>
            <w:lang w:val="en-US" w:eastAsia="zh-CN"/>
          </w:rPr>
          <w:t>根据</w:t>
        </w:r>
      </w:ins>
      <w:ins w:id="554" w:author="fish [2]" w:date="2025-10-28T15:58:53Z">
        <w:r>
          <w:rPr>
            <w:rFonts w:hint="eastAsia" w:ascii="宋体" w:hAnsi="宋体" w:eastAsia="宋体" w:cstheme="majorBidi"/>
            <w:szCs w:val="21"/>
            <w:lang w:val="en-US" w:eastAsia="zh-CN"/>
          </w:rPr>
          <w:t>需求</w:t>
        </w:r>
      </w:ins>
      <w:ins w:id="555" w:author="fish [2]" w:date="2025-10-28T15:58:55Z">
        <w:r>
          <w:rPr>
            <w:rFonts w:hint="eastAsia" w:ascii="宋体" w:hAnsi="宋体" w:eastAsia="宋体" w:cstheme="majorBidi"/>
            <w:szCs w:val="21"/>
            <w:lang w:val="en-US" w:eastAsia="zh-CN"/>
          </w:rPr>
          <w:t>修改</w:t>
        </w:r>
      </w:ins>
      <w:ins w:id="556" w:author="fish [2]" w:date="2025-10-28T15:58:56Z">
        <w:r>
          <w:rPr>
            <w:rFonts w:hint="eastAsia" w:ascii="宋体" w:hAnsi="宋体" w:eastAsia="宋体" w:cstheme="majorBidi"/>
            <w:szCs w:val="21"/>
            <w:lang w:val="en-US" w:eastAsia="zh-CN"/>
          </w:rPr>
          <w:t>场地</w:t>
        </w:r>
      </w:ins>
      <w:ins w:id="557" w:author="fish [2]" w:date="2025-10-28T15:58:57Z">
        <w:r>
          <w:rPr>
            <w:rFonts w:hint="eastAsia" w:ascii="宋体" w:hAnsi="宋体" w:eastAsia="宋体" w:cstheme="majorBidi"/>
            <w:szCs w:val="21"/>
            <w:lang w:val="en-US" w:eastAsia="zh-CN"/>
          </w:rPr>
          <w:t>信息</w:t>
        </w:r>
      </w:ins>
    </w:p>
    <w:p w14:paraId="75673D70">
      <w:pPr>
        <w:ind w:firstLine="420" w:firstLineChars="200"/>
        <w:rPr>
          <w:ins w:id="559" w:author="fish [2]" w:date="2025-10-28T15:59:04Z"/>
          <w:rFonts w:hint="eastAsia" w:ascii="宋体" w:hAnsi="宋体" w:eastAsia="宋体" w:cstheme="majorBidi"/>
          <w:szCs w:val="21"/>
          <w:lang w:val="en-US" w:eastAsia="zh-CN"/>
        </w:rPr>
        <w:pPrChange w:id="558" w:author="fish [2]" w:date="2025-10-28T15:59:16Z">
          <w:pPr/>
        </w:pPrChange>
      </w:pPr>
      <w:ins w:id="560" w:author="fish [2]" w:date="2025-10-28T15:59:00Z">
        <w:r>
          <w:rPr>
            <w:rFonts w:hint="eastAsia" w:ascii="宋体" w:hAnsi="宋体" w:eastAsia="宋体" w:cstheme="majorBidi"/>
            <w:szCs w:val="21"/>
            <w:lang w:val="en-US" w:eastAsia="zh-CN"/>
          </w:rPr>
          <w:t>参与者</w:t>
        </w:r>
      </w:ins>
      <w:ins w:id="561" w:author="fish [2]" w:date="2025-10-28T15:59:01Z">
        <w:r>
          <w:rPr>
            <w:rFonts w:hint="eastAsia" w:ascii="宋体" w:hAnsi="宋体" w:eastAsia="宋体" w:cstheme="majorBidi"/>
            <w:szCs w:val="21"/>
            <w:lang w:val="en-US" w:eastAsia="zh-CN"/>
          </w:rPr>
          <w:t>：</w:t>
        </w:r>
      </w:ins>
      <w:ins w:id="562" w:author="fish [2]" w:date="2025-10-28T15:59:03Z">
        <w:r>
          <w:rPr>
            <w:rFonts w:hint="eastAsia" w:ascii="宋体" w:hAnsi="宋体" w:eastAsia="宋体" w:cstheme="majorBidi"/>
            <w:szCs w:val="21"/>
            <w:lang w:val="en-US" w:eastAsia="zh-CN"/>
          </w:rPr>
          <w:t>用户</w:t>
        </w:r>
      </w:ins>
    </w:p>
    <w:p w14:paraId="49568CBA">
      <w:pPr>
        <w:ind w:firstLine="420" w:firstLineChars="200"/>
        <w:rPr>
          <w:ins w:id="564" w:author="fish [2]" w:date="2025-10-28T15:59:08Z"/>
          <w:rFonts w:hint="default" w:ascii="宋体" w:hAnsi="宋体" w:eastAsia="宋体" w:cstheme="majorBidi"/>
          <w:szCs w:val="21"/>
          <w:lang w:val="en-US" w:eastAsia="zh-CN"/>
        </w:rPr>
        <w:pPrChange w:id="563" w:author="fish [2]" w:date="2025-10-28T15:59:15Z">
          <w:pPr/>
        </w:pPrChange>
      </w:pPr>
      <w:ins w:id="565" w:author="fish [2]" w:date="2025-10-28T15:59:07Z">
        <w:r>
          <w:rPr>
            <w:rFonts w:hint="eastAsia" w:ascii="宋体" w:hAnsi="宋体" w:eastAsia="宋体" w:cstheme="majorBidi"/>
            <w:szCs w:val="21"/>
            <w:lang w:val="en-US" w:eastAsia="zh-CN"/>
          </w:rPr>
          <w:t>前置条件</w:t>
        </w:r>
      </w:ins>
      <w:ins w:id="566" w:author="fish [2]" w:date="2025-10-28T15:59:38Z">
        <w:r>
          <w:rPr>
            <w:rFonts w:hint="eastAsia" w:ascii="宋体" w:hAnsi="宋体" w:eastAsia="宋体" w:cstheme="majorBidi"/>
            <w:szCs w:val="21"/>
            <w:lang w:val="en-US" w:eastAsia="zh-CN"/>
          </w:rPr>
          <w:t>：</w:t>
        </w:r>
      </w:ins>
      <w:ins w:id="567" w:author="fish [2]" w:date="2025-10-28T15:59:39Z">
        <w:r>
          <w:rPr>
            <w:rFonts w:hint="eastAsia" w:ascii="宋体" w:hAnsi="宋体" w:eastAsia="宋体" w:cstheme="majorBidi"/>
            <w:szCs w:val="21"/>
            <w:lang w:val="en-US" w:eastAsia="zh-CN"/>
          </w:rPr>
          <w:t>场地</w:t>
        </w:r>
      </w:ins>
      <w:ins w:id="568" w:author="fish [2]" w:date="2025-10-28T15:59:42Z">
        <w:r>
          <w:rPr>
            <w:rFonts w:hint="eastAsia" w:ascii="宋体" w:hAnsi="宋体" w:eastAsia="宋体" w:cstheme="majorBidi"/>
            <w:szCs w:val="21"/>
            <w:lang w:val="en-US" w:eastAsia="zh-CN"/>
          </w:rPr>
          <w:t>信息</w:t>
        </w:r>
      </w:ins>
      <w:ins w:id="569" w:author="fish [2]" w:date="2025-10-28T15:59:43Z">
        <w:r>
          <w:rPr>
            <w:rFonts w:hint="eastAsia" w:ascii="宋体" w:hAnsi="宋体" w:eastAsia="宋体" w:cstheme="majorBidi"/>
            <w:szCs w:val="21"/>
            <w:lang w:val="en-US" w:eastAsia="zh-CN"/>
          </w:rPr>
          <w:t>已发布</w:t>
        </w:r>
      </w:ins>
    </w:p>
    <w:p w14:paraId="42E4D1C7">
      <w:pPr>
        <w:ind w:firstLine="420" w:firstLineChars="200"/>
        <w:rPr>
          <w:ins w:id="571" w:author="fish [2]" w:date="2025-10-28T15:59:47Z"/>
          <w:rFonts w:hint="eastAsia" w:ascii="宋体" w:hAnsi="宋体" w:eastAsia="宋体" w:cstheme="majorBidi"/>
          <w:szCs w:val="21"/>
          <w:lang w:val="en-US" w:eastAsia="zh-CN"/>
        </w:rPr>
        <w:pPrChange w:id="570" w:author="fish [2]" w:date="2025-10-28T15:59:14Z">
          <w:pPr/>
        </w:pPrChange>
      </w:pPr>
      <w:ins w:id="572" w:author="fish [2]" w:date="2025-10-28T15:59:12Z">
        <w:r>
          <w:rPr>
            <w:rFonts w:hint="eastAsia" w:ascii="宋体" w:hAnsi="宋体" w:eastAsia="宋体" w:cstheme="majorBidi"/>
            <w:szCs w:val="21"/>
            <w:lang w:val="en-US" w:eastAsia="zh-CN"/>
          </w:rPr>
          <w:t>活动图</w:t>
        </w:r>
      </w:ins>
      <w:ins w:id="573" w:author="fish [2]" w:date="2025-10-28T15:59:46Z">
        <w:r>
          <w:rPr>
            <w:rFonts w:hint="eastAsia" w:ascii="宋体" w:hAnsi="宋体" w:eastAsia="宋体" w:cstheme="majorBidi"/>
            <w:szCs w:val="21"/>
            <w:lang w:val="en-US" w:eastAsia="zh-CN"/>
          </w:rPr>
          <w:t>：</w:t>
        </w:r>
      </w:ins>
    </w:p>
    <w:p w14:paraId="6044F3CE">
      <w:pPr>
        <w:ind w:firstLine="420" w:firstLineChars="200"/>
        <w:jc w:val="center"/>
        <w:rPr>
          <w:ins w:id="575" w:author="fish [2]" w:date="2025-10-28T16:35:25Z"/>
        </w:rPr>
        <w:pPrChange w:id="574" w:author="fish [2]" w:date="2025-10-28T16:35:24Z">
          <w:pPr/>
        </w:pPrChange>
      </w:pPr>
      <w:ins w:id="576" w:author="fish [2]" w:date="2025-10-28T16:35:16Z">
        <w:r>
          <w:rPr/>
          <w:drawing>
            <wp:inline distT="0" distB="0" distL="114300" distR="114300">
              <wp:extent cx="2947035" cy="3599815"/>
              <wp:effectExtent l="0" t="0" r="12065" b="698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24"/>
                      <a:stretch>
                        <a:fillRect/>
                      </a:stretch>
                    </pic:blipFill>
                    <pic:spPr>
                      <a:xfrm>
                        <a:off x="0" y="0"/>
                        <a:ext cx="2947035" cy="3599815"/>
                      </a:xfrm>
                      <a:prstGeom prst="rect">
                        <a:avLst/>
                      </a:prstGeom>
                      <a:noFill/>
                      <a:ln>
                        <a:noFill/>
                      </a:ln>
                    </pic:spPr>
                  </pic:pic>
                </a:graphicData>
              </a:graphic>
            </wp:inline>
          </w:drawing>
        </w:r>
      </w:ins>
    </w:p>
    <w:p w14:paraId="4E1E4A7F">
      <w:pPr>
        <w:ind w:firstLine="400" w:firstLineChars="200"/>
        <w:jc w:val="center"/>
        <w:rPr>
          <w:ins w:id="579" w:author="fish [2]" w:date="2025-10-28T16:35:41Z"/>
          <w:rFonts w:hint="default" w:ascii="Arial" w:hAnsi="Arial" w:eastAsia="黑体"/>
          <w:sz w:val="20"/>
          <w:lang w:val="en-US" w:eastAsia="zh-CN"/>
          <w:rPrChange w:id="580" w:author="fish [2]" w:date="2025-10-28T16:35:56Z">
            <w:rPr>
              <w:ins w:id="581" w:author="fish [2]" w:date="2025-10-28T16:35:41Z"/>
              <w:rFonts w:hint="eastAsia"/>
              <w:lang w:val="en-US" w:eastAsia="zh-CN"/>
            </w:rPr>
          </w:rPrChange>
        </w:rPr>
        <w:pPrChange w:id="578" w:author="fish [2]" w:date="2025-10-28T16:35:24Z">
          <w:pPr/>
        </w:pPrChange>
      </w:pPr>
      <w:ins w:id="582" w:author="fish [2]" w:date="2025-10-28T16:35:26Z">
        <w:r>
          <w:rPr>
            <w:rFonts w:hint="default" w:ascii="Arial" w:hAnsi="Arial" w:eastAsia="黑体"/>
            <w:sz w:val="20"/>
            <w:lang w:val="en-US" w:eastAsia="zh-CN"/>
            <w:rPrChange w:id="583" w:author="fish [2]" w:date="2025-10-28T16:35:56Z">
              <w:rPr>
                <w:rFonts w:hint="eastAsia"/>
                <w:lang w:val="en-US" w:eastAsia="zh-CN"/>
              </w:rPr>
            </w:rPrChange>
          </w:rPr>
          <w:t>图</w:t>
        </w:r>
      </w:ins>
      <w:ins w:id="585" w:author="fish [2]" w:date="2025-10-28T16:35:28Z">
        <w:r>
          <w:rPr>
            <w:rFonts w:hint="default" w:ascii="Arial" w:hAnsi="Arial" w:eastAsia="黑体"/>
            <w:sz w:val="20"/>
            <w:lang w:val="en-US" w:eastAsia="zh-CN"/>
            <w:rPrChange w:id="586" w:author="fish [2]" w:date="2025-10-28T16:35:56Z">
              <w:rPr>
                <w:rFonts w:hint="eastAsia"/>
                <w:lang w:val="en-US" w:eastAsia="zh-CN"/>
              </w:rPr>
            </w:rPrChange>
          </w:rPr>
          <w:t>1.4</w:t>
        </w:r>
      </w:ins>
      <w:ins w:id="588" w:author="fish [2]" w:date="2025-10-28T16:35:29Z">
        <w:r>
          <w:rPr>
            <w:rFonts w:hint="default" w:ascii="Arial" w:hAnsi="Arial" w:eastAsia="黑体"/>
            <w:sz w:val="20"/>
            <w:lang w:val="en-US" w:eastAsia="zh-CN"/>
            <w:rPrChange w:id="589" w:author="fish [2]" w:date="2025-10-28T16:35:56Z">
              <w:rPr>
                <w:rFonts w:hint="eastAsia"/>
                <w:lang w:val="en-US" w:eastAsia="zh-CN"/>
              </w:rPr>
            </w:rPrChange>
          </w:rPr>
          <w:t>.13</w:t>
        </w:r>
      </w:ins>
      <w:ins w:id="591" w:author="fish [2]" w:date="2025-10-28T16:35:36Z">
        <w:r>
          <w:rPr>
            <w:rFonts w:hint="default" w:ascii="Arial" w:hAnsi="Arial" w:eastAsia="黑体"/>
            <w:sz w:val="20"/>
            <w:lang w:val="en-US" w:eastAsia="zh-CN"/>
            <w:rPrChange w:id="592" w:author="fish [2]" w:date="2025-10-28T16:35:56Z">
              <w:rPr>
                <w:rFonts w:hint="eastAsia"/>
                <w:lang w:val="en-US" w:eastAsia="zh-CN"/>
              </w:rPr>
            </w:rPrChange>
          </w:rPr>
          <w:t>修改</w:t>
        </w:r>
      </w:ins>
      <w:ins w:id="594" w:author="fish [2]" w:date="2025-10-28T16:35:38Z">
        <w:r>
          <w:rPr>
            <w:rFonts w:hint="default" w:ascii="Arial" w:hAnsi="Arial" w:eastAsia="黑体"/>
            <w:sz w:val="20"/>
            <w:lang w:val="en-US" w:eastAsia="zh-CN"/>
            <w:rPrChange w:id="595" w:author="fish [2]" w:date="2025-10-28T16:35:56Z">
              <w:rPr>
                <w:rFonts w:hint="eastAsia"/>
                <w:lang w:val="en-US" w:eastAsia="zh-CN"/>
              </w:rPr>
            </w:rPrChange>
          </w:rPr>
          <w:t>场地</w:t>
        </w:r>
      </w:ins>
      <w:ins w:id="597" w:author="fish [2]" w:date="2025-10-28T16:35:39Z">
        <w:r>
          <w:rPr>
            <w:rFonts w:hint="default" w:ascii="Arial" w:hAnsi="Arial" w:eastAsia="黑体"/>
            <w:sz w:val="20"/>
            <w:lang w:val="en-US" w:eastAsia="zh-CN"/>
            <w:rPrChange w:id="598" w:author="fish [2]" w:date="2025-10-28T16:35:56Z">
              <w:rPr>
                <w:rFonts w:hint="eastAsia"/>
                <w:lang w:val="en-US" w:eastAsia="zh-CN"/>
              </w:rPr>
            </w:rPrChange>
          </w:rPr>
          <w:t>信息</w:t>
        </w:r>
      </w:ins>
      <w:ins w:id="600" w:author="fish [2]" w:date="2025-10-28T16:35:40Z">
        <w:r>
          <w:rPr>
            <w:rFonts w:hint="default" w:ascii="Arial" w:hAnsi="Arial" w:eastAsia="黑体"/>
            <w:sz w:val="20"/>
            <w:lang w:val="en-US" w:eastAsia="zh-CN"/>
            <w:rPrChange w:id="601" w:author="fish [2]" w:date="2025-10-28T16:35:56Z">
              <w:rPr>
                <w:rFonts w:hint="eastAsia"/>
                <w:lang w:val="en-US" w:eastAsia="zh-CN"/>
              </w:rPr>
            </w:rPrChange>
          </w:rPr>
          <w:t>活动图</w:t>
        </w:r>
      </w:ins>
    </w:p>
    <w:p w14:paraId="7FECC54C">
      <w:pPr>
        <w:ind w:firstLine="420" w:firstLineChars="200"/>
        <w:jc w:val="center"/>
        <w:rPr>
          <w:ins w:id="604" w:author="fish [2]" w:date="2025-10-28T15:59:49Z"/>
          <w:rFonts w:hint="default"/>
          <w:lang w:val="en-US" w:eastAsia="zh-CN"/>
        </w:rPr>
        <w:pPrChange w:id="603" w:author="fish [2]" w:date="2025-10-28T16:35:24Z">
          <w:pPr/>
        </w:pPrChange>
      </w:pPr>
    </w:p>
    <w:p w14:paraId="6B7258ED">
      <w:pPr>
        <w:pStyle w:val="5"/>
        <w:rPr>
          <w:ins w:id="606" w:author="fish [2]" w:date="2025-10-28T16:00:22Z"/>
          <w:rFonts w:hint="eastAsia" w:ascii="宋体" w:hAnsi="宋体" w:eastAsia="宋体" w:cstheme="majorBidi"/>
          <w:szCs w:val="21"/>
          <w:lang w:val="en-US" w:eastAsia="zh-CN"/>
        </w:rPr>
        <w:pPrChange w:id="605" w:author="fish [2]" w:date="2025-10-28T16:00:19Z">
          <w:pPr/>
        </w:pPrChange>
      </w:pPr>
      <w:ins w:id="607" w:author="fish [2]" w:date="2025-10-28T15:59:51Z">
        <w:r>
          <w:rPr>
            <w:rFonts w:hint="eastAsia" w:ascii="宋体" w:hAnsi="宋体" w:eastAsia="宋体" w:cstheme="majorBidi"/>
            <w:szCs w:val="21"/>
            <w:lang w:val="en-US" w:eastAsia="zh-CN"/>
          </w:rPr>
          <w:t>1.</w:t>
        </w:r>
      </w:ins>
      <w:ins w:id="608" w:author="fish [2]" w:date="2025-10-28T15:59:52Z">
        <w:r>
          <w:rPr>
            <w:rFonts w:hint="eastAsia" w:ascii="宋体" w:hAnsi="宋体" w:eastAsia="宋体" w:cstheme="majorBidi"/>
            <w:szCs w:val="21"/>
            <w:lang w:val="en-US" w:eastAsia="zh-CN"/>
          </w:rPr>
          <w:t>4.14</w:t>
        </w:r>
      </w:ins>
      <w:ins w:id="609" w:author="fish [2]" w:date="2025-10-28T15:59:54Z">
        <w:r>
          <w:rPr>
            <w:rFonts w:hint="eastAsia" w:ascii="宋体" w:hAnsi="宋体" w:eastAsia="宋体" w:cstheme="majorBidi"/>
            <w:szCs w:val="21"/>
            <w:lang w:val="en-US" w:eastAsia="zh-CN"/>
          </w:rPr>
          <w:t>查看</w:t>
        </w:r>
      </w:ins>
      <w:ins w:id="610" w:author="fish [2]" w:date="2025-10-28T15:59:56Z">
        <w:r>
          <w:rPr>
            <w:rFonts w:hint="eastAsia" w:ascii="宋体" w:hAnsi="宋体" w:eastAsia="宋体" w:cstheme="majorBidi"/>
            <w:szCs w:val="21"/>
            <w:lang w:val="en-US" w:eastAsia="zh-CN"/>
          </w:rPr>
          <w:t>场地</w:t>
        </w:r>
      </w:ins>
      <w:ins w:id="611" w:author="fish [2]" w:date="2025-10-28T15:59:57Z">
        <w:r>
          <w:rPr>
            <w:rFonts w:hint="eastAsia" w:ascii="宋体" w:hAnsi="宋体" w:eastAsia="宋体" w:cstheme="majorBidi"/>
            <w:szCs w:val="21"/>
            <w:lang w:val="en-US" w:eastAsia="zh-CN"/>
          </w:rPr>
          <w:t>信息</w:t>
        </w:r>
      </w:ins>
    </w:p>
    <w:p w14:paraId="5DE1581D">
      <w:pPr>
        <w:ind w:firstLine="420" w:firstLineChars="200"/>
        <w:rPr>
          <w:ins w:id="613" w:author="fish [2]" w:date="2025-10-28T16:00:34Z"/>
          <w:rFonts w:hint="eastAsia"/>
          <w:szCs w:val="22"/>
          <w:lang w:val="en-US" w:eastAsia="zh-CN"/>
        </w:rPr>
        <w:pPrChange w:id="612" w:author="fish [2]" w:date="2025-10-28T16:00:52Z">
          <w:pPr/>
        </w:pPrChange>
      </w:pPr>
      <w:ins w:id="614" w:author="fish [2]" w:date="2025-10-28T16:00:26Z">
        <w:r>
          <w:rPr>
            <w:rFonts w:hint="eastAsia"/>
            <w:szCs w:val="22"/>
            <w:lang w:val="en-US" w:eastAsia="zh-CN"/>
          </w:rPr>
          <w:t>用例名</w:t>
        </w:r>
      </w:ins>
      <w:ins w:id="615" w:author="fish [2]" w:date="2025-10-28T16:00:27Z">
        <w:r>
          <w:rPr>
            <w:rFonts w:hint="eastAsia"/>
            <w:szCs w:val="22"/>
            <w:lang w:val="en-US" w:eastAsia="zh-CN"/>
          </w:rPr>
          <w:t>：</w:t>
        </w:r>
      </w:ins>
      <w:ins w:id="616" w:author="fish [2]" w:date="2025-10-28T16:00:30Z">
        <w:r>
          <w:rPr>
            <w:rFonts w:hint="eastAsia"/>
            <w:szCs w:val="22"/>
            <w:lang w:val="en-US" w:eastAsia="zh-CN"/>
          </w:rPr>
          <w:t>查看</w:t>
        </w:r>
      </w:ins>
      <w:ins w:id="617" w:author="fish [2]" w:date="2025-10-28T16:00:31Z">
        <w:r>
          <w:rPr>
            <w:rFonts w:hint="eastAsia"/>
            <w:szCs w:val="22"/>
            <w:lang w:val="en-US" w:eastAsia="zh-CN"/>
          </w:rPr>
          <w:t>场地</w:t>
        </w:r>
      </w:ins>
      <w:ins w:id="618" w:author="fish [2]" w:date="2025-10-28T16:00:32Z">
        <w:r>
          <w:rPr>
            <w:rFonts w:hint="eastAsia"/>
            <w:szCs w:val="22"/>
            <w:lang w:val="en-US" w:eastAsia="zh-CN"/>
          </w:rPr>
          <w:t>信息</w:t>
        </w:r>
      </w:ins>
    </w:p>
    <w:p w14:paraId="4A7D6FA4">
      <w:pPr>
        <w:ind w:firstLine="420" w:firstLineChars="200"/>
        <w:rPr>
          <w:ins w:id="620" w:author="fish [2]" w:date="2025-10-28T16:01:10Z"/>
          <w:rFonts w:hint="eastAsia"/>
          <w:szCs w:val="22"/>
          <w:lang w:val="en-US" w:eastAsia="zh-CN"/>
        </w:rPr>
        <w:pPrChange w:id="619" w:author="fish [2]" w:date="2025-10-28T16:00:51Z">
          <w:pPr/>
        </w:pPrChange>
      </w:pPr>
      <w:ins w:id="621" w:author="fish [2]" w:date="2025-10-28T16:00:36Z">
        <w:r>
          <w:rPr>
            <w:rFonts w:hint="eastAsia"/>
            <w:szCs w:val="22"/>
            <w:lang w:val="en-US" w:eastAsia="zh-CN"/>
          </w:rPr>
          <w:t>描述</w:t>
        </w:r>
      </w:ins>
      <w:ins w:id="622" w:author="fish [2]" w:date="2025-10-28T16:00:49Z">
        <w:r>
          <w:rPr>
            <w:rFonts w:hint="eastAsia"/>
            <w:szCs w:val="22"/>
            <w:lang w:val="en-US" w:eastAsia="zh-CN"/>
          </w:rPr>
          <w:t>：</w:t>
        </w:r>
      </w:ins>
      <w:ins w:id="623" w:author="fish [2]" w:date="2025-10-28T16:00:38Z">
        <w:r>
          <w:rPr>
            <w:rFonts w:hint="eastAsia"/>
            <w:szCs w:val="22"/>
            <w:lang w:val="en-US" w:eastAsia="zh-CN"/>
          </w:rPr>
          <w:t>用户</w:t>
        </w:r>
      </w:ins>
      <w:ins w:id="624" w:author="fish [2]" w:date="2025-10-28T16:01:00Z">
        <w:r>
          <w:rPr>
            <w:rFonts w:hint="eastAsia"/>
            <w:szCs w:val="22"/>
            <w:lang w:val="en-US" w:eastAsia="zh-CN"/>
          </w:rPr>
          <w:t>查看</w:t>
        </w:r>
      </w:ins>
      <w:ins w:id="625" w:author="fish [2]" w:date="2025-10-28T16:01:04Z">
        <w:r>
          <w:rPr>
            <w:rFonts w:hint="eastAsia"/>
            <w:szCs w:val="22"/>
            <w:lang w:val="en-US" w:eastAsia="zh-CN"/>
          </w:rPr>
          <w:t>场馆内</w:t>
        </w:r>
      </w:ins>
      <w:ins w:id="626" w:author="fish [2]" w:date="2025-10-28T16:01:06Z">
        <w:r>
          <w:rPr>
            <w:rFonts w:hint="eastAsia"/>
            <w:szCs w:val="22"/>
            <w:lang w:val="en-US" w:eastAsia="zh-CN"/>
          </w:rPr>
          <w:t>所有</w:t>
        </w:r>
      </w:ins>
      <w:ins w:id="627" w:author="fish [2]" w:date="2025-10-28T16:01:07Z">
        <w:r>
          <w:rPr>
            <w:rFonts w:hint="eastAsia"/>
            <w:szCs w:val="22"/>
            <w:lang w:val="en-US" w:eastAsia="zh-CN"/>
          </w:rPr>
          <w:t>场地</w:t>
        </w:r>
      </w:ins>
      <w:ins w:id="628" w:author="fish [2]" w:date="2025-10-28T16:01:08Z">
        <w:r>
          <w:rPr>
            <w:rFonts w:hint="eastAsia"/>
            <w:szCs w:val="22"/>
            <w:lang w:val="en-US" w:eastAsia="zh-CN"/>
          </w:rPr>
          <w:t>信息</w:t>
        </w:r>
      </w:ins>
    </w:p>
    <w:p w14:paraId="5C32628A">
      <w:pPr>
        <w:ind w:firstLine="420" w:firstLineChars="200"/>
        <w:rPr>
          <w:ins w:id="630" w:author="fish [2]" w:date="2025-10-28T16:01:21Z"/>
          <w:rFonts w:hint="eastAsia"/>
          <w:szCs w:val="22"/>
          <w:lang w:val="en-US" w:eastAsia="zh-CN"/>
        </w:rPr>
        <w:pPrChange w:id="629" w:author="fish [2]" w:date="2025-10-28T16:00:51Z">
          <w:pPr/>
        </w:pPrChange>
      </w:pPr>
      <w:ins w:id="631" w:author="fish [2]" w:date="2025-10-28T16:01:12Z">
        <w:r>
          <w:rPr>
            <w:rFonts w:hint="eastAsia"/>
            <w:szCs w:val="22"/>
            <w:lang w:val="en-US" w:eastAsia="zh-CN"/>
          </w:rPr>
          <w:t>参与者</w:t>
        </w:r>
      </w:ins>
      <w:ins w:id="632" w:author="fish [2]" w:date="2025-10-28T16:01:13Z">
        <w:r>
          <w:rPr>
            <w:rFonts w:hint="eastAsia"/>
            <w:szCs w:val="22"/>
            <w:lang w:val="en-US" w:eastAsia="zh-CN"/>
          </w:rPr>
          <w:t>：</w:t>
        </w:r>
      </w:ins>
      <w:ins w:id="633" w:author="fish [2]" w:date="2025-10-28T16:01:14Z">
        <w:r>
          <w:rPr>
            <w:rFonts w:hint="eastAsia"/>
            <w:szCs w:val="22"/>
            <w:lang w:val="en-US" w:eastAsia="zh-CN"/>
          </w:rPr>
          <w:t>用户</w:t>
        </w:r>
      </w:ins>
    </w:p>
    <w:p w14:paraId="0F93943E">
      <w:pPr>
        <w:ind w:firstLine="420" w:firstLineChars="200"/>
        <w:rPr>
          <w:ins w:id="635" w:author="fish [2]" w:date="2025-10-28T16:01:35Z"/>
          <w:rFonts w:hint="eastAsia"/>
          <w:szCs w:val="22"/>
          <w:lang w:val="en-US" w:eastAsia="zh-CN"/>
        </w:rPr>
        <w:pPrChange w:id="634" w:author="fish [2]" w:date="2025-10-28T16:00:51Z">
          <w:pPr/>
        </w:pPrChange>
      </w:pPr>
      <w:ins w:id="636" w:author="fish [2]" w:date="2025-10-28T16:01:26Z">
        <w:r>
          <w:rPr>
            <w:rFonts w:hint="eastAsia"/>
            <w:szCs w:val="22"/>
            <w:lang w:val="en-US" w:eastAsia="zh-CN"/>
          </w:rPr>
          <w:t>前置条件</w:t>
        </w:r>
      </w:ins>
      <w:ins w:id="637" w:author="fish [2]" w:date="2025-10-28T16:01:27Z">
        <w:r>
          <w:rPr>
            <w:rFonts w:hint="eastAsia"/>
            <w:szCs w:val="22"/>
            <w:lang w:val="en-US" w:eastAsia="zh-CN"/>
          </w:rPr>
          <w:t>：</w:t>
        </w:r>
      </w:ins>
      <w:ins w:id="638" w:author="fish [2]" w:date="2025-10-28T16:01:31Z">
        <w:r>
          <w:rPr>
            <w:rFonts w:hint="eastAsia"/>
            <w:szCs w:val="22"/>
            <w:lang w:val="en-US" w:eastAsia="zh-CN"/>
          </w:rPr>
          <w:t>场地</w:t>
        </w:r>
      </w:ins>
      <w:ins w:id="639" w:author="fish [2]" w:date="2025-10-28T16:01:32Z">
        <w:r>
          <w:rPr>
            <w:rFonts w:hint="eastAsia"/>
            <w:szCs w:val="22"/>
            <w:lang w:val="en-US" w:eastAsia="zh-CN"/>
          </w:rPr>
          <w:t>信息</w:t>
        </w:r>
      </w:ins>
      <w:ins w:id="640" w:author="fish [2]" w:date="2025-10-28T16:01:33Z">
        <w:r>
          <w:rPr>
            <w:rFonts w:hint="eastAsia"/>
            <w:szCs w:val="22"/>
            <w:lang w:val="en-US" w:eastAsia="zh-CN"/>
          </w:rPr>
          <w:t>已发布</w:t>
        </w:r>
      </w:ins>
    </w:p>
    <w:p w14:paraId="28D6ABB2">
      <w:pPr>
        <w:ind w:firstLine="420" w:firstLineChars="200"/>
        <w:rPr>
          <w:ins w:id="642" w:author="fish [2]" w:date="2025-10-28T16:01:46Z"/>
          <w:rFonts w:hint="eastAsia"/>
          <w:szCs w:val="22"/>
          <w:lang w:val="en-US" w:eastAsia="zh-CN"/>
        </w:rPr>
        <w:pPrChange w:id="641" w:author="fish [2]" w:date="2025-10-28T16:01:46Z">
          <w:pPr/>
        </w:pPrChange>
      </w:pPr>
      <w:ins w:id="643" w:author="fish [2]" w:date="2025-10-28T16:01:37Z">
        <w:r>
          <w:rPr>
            <w:rFonts w:hint="eastAsia"/>
            <w:szCs w:val="22"/>
            <w:lang w:val="en-US" w:eastAsia="zh-CN"/>
          </w:rPr>
          <w:t>活动图</w:t>
        </w:r>
      </w:ins>
      <w:ins w:id="644" w:author="fish [2]" w:date="2025-10-28T16:01:38Z">
        <w:r>
          <w:rPr>
            <w:rFonts w:hint="eastAsia"/>
            <w:szCs w:val="22"/>
            <w:lang w:val="en-US" w:eastAsia="zh-CN"/>
          </w:rPr>
          <w:t>：</w:t>
        </w:r>
      </w:ins>
    </w:p>
    <w:p w14:paraId="0830B4F3">
      <w:pPr>
        <w:ind w:firstLine="420" w:firstLineChars="200"/>
        <w:jc w:val="center"/>
        <w:rPr>
          <w:ins w:id="646" w:author="fish [2]" w:date="2025-10-28T16:42:10Z"/>
        </w:rPr>
        <w:pPrChange w:id="645" w:author="fish [2]" w:date="2025-10-28T16:42:09Z">
          <w:pPr/>
        </w:pPrChange>
      </w:pPr>
      <w:ins w:id="647" w:author="fish [2]" w:date="2025-10-28T16:42:07Z">
        <w:r>
          <w:rPr/>
          <w:drawing>
            <wp:inline distT="0" distB="0" distL="114300" distR="114300">
              <wp:extent cx="1809750" cy="2667000"/>
              <wp:effectExtent l="0" t="0" r="6350" b="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25"/>
                      <a:stretch>
                        <a:fillRect/>
                      </a:stretch>
                    </pic:blipFill>
                    <pic:spPr>
                      <a:xfrm>
                        <a:off x="0" y="0"/>
                        <a:ext cx="1809750" cy="2667000"/>
                      </a:xfrm>
                      <a:prstGeom prst="rect">
                        <a:avLst/>
                      </a:prstGeom>
                      <a:noFill/>
                      <a:ln>
                        <a:noFill/>
                      </a:ln>
                    </pic:spPr>
                  </pic:pic>
                </a:graphicData>
              </a:graphic>
            </wp:inline>
          </w:drawing>
        </w:r>
      </w:ins>
    </w:p>
    <w:p w14:paraId="109A8A73">
      <w:pPr>
        <w:ind w:firstLine="400" w:firstLineChars="200"/>
        <w:jc w:val="center"/>
        <w:rPr>
          <w:ins w:id="650" w:author="fish [2]" w:date="2025-10-28T16:01:46Z"/>
          <w:rFonts w:hint="default" w:ascii="Arial" w:hAnsi="Arial" w:eastAsia="黑体"/>
          <w:sz w:val="20"/>
          <w:lang w:val="en-US" w:eastAsia="zh-CN"/>
          <w:rPrChange w:id="651" w:author="fish [2]" w:date="2025-10-28T16:42:32Z">
            <w:rPr>
              <w:ins w:id="652" w:author="fish [2]" w:date="2025-10-28T16:01:46Z"/>
              <w:rFonts w:hint="default" w:eastAsiaTheme="minorEastAsia"/>
              <w:lang w:val="en-US" w:eastAsia="zh-CN"/>
            </w:rPr>
          </w:rPrChange>
        </w:rPr>
        <w:pPrChange w:id="649" w:author="fish [2]" w:date="2025-10-28T16:42:09Z">
          <w:pPr/>
        </w:pPrChange>
      </w:pPr>
      <w:ins w:id="653" w:author="fish [2]" w:date="2025-10-28T16:42:14Z">
        <w:r>
          <w:rPr>
            <w:rFonts w:hint="default" w:ascii="Arial" w:hAnsi="Arial" w:eastAsia="黑体"/>
            <w:sz w:val="20"/>
            <w:lang w:val="en-US" w:eastAsia="zh-CN"/>
            <w:rPrChange w:id="654" w:author="fish [2]" w:date="2025-10-28T16:42:32Z">
              <w:rPr>
                <w:rFonts w:hint="eastAsia"/>
                <w:lang w:val="en-US" w:eastAsia="zh-CN"/>
              </w:rPr>
            </w:rPrChange>
          </w:rPr>
          <w:t>图</w:t>
        </w:r>
      </w:ins>
      <w:ins w:id="656" w:author="fish [2]" w:date="2025-10-28T16:42:16Z">
        <w:r>
          <w:rPr>
            <w:rFonts w:hint="default" w:ascii="Arial" w:hAnsi="Arial" w:eastAsia="黑体"/>
            <w:sz w:val="20"/>
            <w:lang w:val="en-US" w:eastAsia="zh-CN"/>
            <w:rPrChange w:id="657" w:author="fish [2]" w:date="2025-10-28T16:42:32Z">
              <w:rPr>
                <w:rFonts w:hint="eastAsia"/>
                <w:lang w:val="en-US" w:eastAsia="zh-CN"/>
              </w:rPr>
            </w:rPrChange>
          </w:rPr>
          <w:t>1</w:t>
        </w:r>
      </w:ins>
      <w:ins w:id="659" w:author="fish [2]" w:date="2025-10-28T16:42:17Z">
        <w:r>
          <w:rPr>
            <w:rFonts w:hint="default" w:ascii="Arial" w:hAnsi="Arial" w:eastAsia="黑体"/>
            <w:sz w:val="20"/>
            <w:lang w:val="en-US" w:eastAsia="zh-CN"/>
            <w:rPrChange w:id="660" w:author="fish [2]" w:date="2025-10-28T16:42:32Z">
              <w:rPr>
                <w:rFonts w:hint="eastAsia"/>
                <w:lang w:val="en-US" w:eastAsia="zh-CN"/>
              </w:rPr>
            </w:rPrChange>
          </w:rPr>
          <w:t>.</w:t>
        </w:r>
      </w:ins>
      <w:ins w:id="662" w:author="fish [2]" w:date="2025-10-28T16:42:18Z">
        <w:r>
          <w:rPr>
            <w:rFonts w:hint="default" w:ascii="Arial" w:hAnsi="Arial" w:eastAsia="黑体"/>
            <w:sz w:val="20"/>
            <w:lang w:val="en-US" w:eastAsia="zh-CN"/>
            <w:rPrChange w:id="663" w:author="fish [2]" w:date="2025-10-28T16:42:32Z">
              <w:rPr>
                <w:rFonts w:hint="eastAsia"/>
                <w:lang w:val="en-US" w:eastAsia="zh-CN"/>
              </w:rPr>
            </w:rPrChange>
          </w:rPr>
          <w:t>4.1</w:t>
        </w:r>
      </w:ins>
      <w:ins w:id="665" w:author="fish [2]" w:date="2025-10-28T16:42:19Z">
        <w:r>
          <w:rPr>
            <w:rFonts w:hint="default" w:ascii="Arial" w:hAnsi="Arial" w:eastAsia="黑体"/>
            <w:sz w:val="20"/>
            <w:lang w:val="en-US" w:eastAsia="zh-CN"/>
            <w:rPrChange w:id="666" w:author="fish [2]" w:date="2025-10-28T16:42:32Z">
              <w:rPr>
                <w:rFonts w:hint="eastAsia"/>
                <w:lang w:val="en-US" w:eastAsia="zh-CN"/>
              </w:rPr>
            </w:rPrChange>
          </w:rPr>
          <w:t>4</w:t>
        </w:r>
      </w:ins>
      <w:ins w:id="668" w:author="fish [2]" w:date="2025-10-28T16:42:22Z">
        <w:r>
          <w:rPr>
            <w:rFonts w:hint="default" w:ascii="Arial" w:hAnsi="Arial" w:eastAsia="黑体"/>
            <w:sz w:val="20"/>
            <w:lang w:val="en-US" w:eastAsia="zh-CN"/>
            <w:rPrChange w:id="669" w:author="fish [2]" w:date="2025-10-28T16:42:32Z">
              <w:rPr>
                <w:rFonts w:hint="eastAsia"/>
                <w:lang w:val="en-US" w:eastAsia="zh-CN"/>
              </w:rPr>
            </w:rPrChange>
          </w:rPr>
          <w:t>查看</w:t>
        </w:r>
      </w:ins>
      <w:ins w:id="671" w:author="fish [2]" w:date="2025-10-28T16:42:23Z">
        <w:r>
          <w:rPr>
            <w:rFonts w:hint="default" w:ascii="Arial" w:hAnsi="Arial" w:eastAsia="黑体"/>
            <w:sz w:val="20"/>
            <w:lang w:val="en-US" w:eastAsia="zh-CN"/>
            <w:rPrChange w:id="672" w:author="fish [2]" w:date="2025-10-28T16:42:32Z">
              <w:rPr>
                <w:rFonts w:hint="eastAsia"/>
                <w:lang w:val="en-US" w:eastAsia="zh-CN"/>
              </w:rPr>
            </w:rPrChange>
          </w:rPr>
          <w:t>场地</w:t>
        </w:r>
      </w:ins>
      <w:ins w:id="674" w:author="fish [2]" w:date="2025-10-28T16:42:24Z">
        <w:r>
          <w:rPr>
            <w:rFonts w:hint="default" w:ascii="Arial" w:hAnsi="Arial" w:eastAsia="黑体"/>
            <w:sz w:val="20"/>
            <w:lang w:val="en-US" w:eastAsia="zh-CN"/>
            <w:rPrChange w:id="675" w:author="fish [2]" w:date="2025-10-28T16:42:32Z">
              <w:rPr>
                <w:rFonts w:hint="eastAsia"/>
                <w:lang w:val="en-US" w:eastAsia="zh-CN"/>
              </w:rPr>
            </w:rPrChange>
          </w:rPr>
          <w:t>信息</w:t>
        </w:r>
      </w:ins>
      <w:ins w:id="677" w:author="fish [2]" w:date="2025-10-28T16:42:25Z">
        <w:r>
          <w:rPr>
            <w:rFonts w:hint="default" w:ascii="Arial" w:hAnsi="Arial" w:eastAsia="黑体"/>
            <w:sz w:val="20"/>
            <w:lang w:val="en-US" w:eastAsia="zh-CN"/>
            <w:rPrChange w:id="678" w:author="fish [2]" w:date="2025-10-28T16:42:32Z">
              <w:rPr>
                <w:rFonts w:hint="eastAsia"/>
                <w:lang w:val="en-US" w:eastAsia="zh-CN"/>
              </w:rPr>
            </w:rPrChange>
          </w:rPr>
          <w:t>活动图</w:t>
        </w:r>
      </w:ins>
    </w:p>
    <w:p w14:paraId="77BEE864">
      <w:pPr>
        <w:ind w:firstLine="420" w:firstLineChars="200"/>
        <w:rPr>
          <w:ins w:id="681" w:author="fish [2]" w:date="2025-10-28T16:01:47Z"/>
          <w:rFonts w:hint="eastAsia"/>
          <w:szCs w:val="22"/>
          <w:lang w:val="en-US" w:eastAsia="zh-CN"/>
        </w:rPr>
        <w:pPrChange w:id="680" w:author="fish [2]" w:date="2025-10-28T16:01:46Z">
          <w:pPr/>
        </w:pPrChange>
      </w:pPr>
    </w:p>
    <w:p w14:paraId="535D4879">
      <w:pPr>
        <w:pStyle w:val="5"/>
        <w:rPr>
          <w:ins w:id="683" w:author="fish [2]" w:date="2025-10-28T16:01:56Z"/>
          <w:rFonts w:hint="eastAsia" w:ascii="宋体" w:hAnsi="宋体"/>
          <w:szCs w:val="21"/>
          <w:lang w:val="en-US" w:eastAsia="zh-CN"/>
          <w:rPrChange w:id="684" w:author="fish [2]" w:date="2025-10-28T16:02:18Z">
            <w:rPr>
              <w:ins w:id="685" w:author="fish [2]" w:date="2025-10-28T16:01:56Z"/>
              <w:rFonts w:hint="eastAsia"/>
              <w:szCs w:val="22"/>
              <w:lang w:val="en-US" w:eastAsia="zh-CN"/>
            </w:rPr>
          </w:rPrChange>
        </w:rPr>
        <w:pPrChange w:id="682" w:author="fish [2]" w:date="2025-10-28T16:02:18Z">
          <w:pPr/>
        </w:pPrChange>
      </w:pPr>
      <w:ins w:id="686" w:author="fish [2]" w:date="2025-10-28T16:01:48Z">
        <w:r>
          <w:rPr>
            <w:rFonts w:hint="eastAsia" w:ascii="宋体" w:hAnsi="宋体"/>
            <w:szCs w:val="21"/>
            <w:lang w:val="en-US" w:eastAsia="zh-CN"/>
            <w:rPrChange w:id="687" w:author="fish [2]" w:date="2025-10-28T16:02:18Z">
              <w:rPr>
                <w:rFonts w:hint="eastAsia"/>
                <w:szCs w:val="22"/>
                <w:lang w:val="en-US" w:eastAsia="zh-CN"/>
              </w:rPr>
            </w:rPrChange>
          </w:rPr>
          <w:t>1.</w:t>
        </w:r>
      </w:ins>
      <w:ins w:id="689" w:author="fish [2]" w:date="2025-10-28T16:01:49Z">
        <w:r>
          <w:rPr>
            <w:rFonts w:hint="eastAsia" w:ascii="宋体" w:hAnsi="宋体"/>
            <w:szCs w:val="21"/>
            <w:lang w:val="en-US" w:eastAsia="zh-CN"/>
            <w:rPrChange w:id="690" w:author="fish [2]" w:date="2025-10-28T16:02:18Z">
              <w:rPr>
                <w:rFonts w:hint="eastAsia"/>
                <w:szCs w:val="22"/>
                <w:lang w:val="en-US" w:eastAsia="zh-CN"/>
              </w:rPr>
            </w:rPrChange>
          </w:rPr>
          <w:t>4.1</w:t>
        </w:r>
      </w:ins>
      <w:ins w:id="692" w:author="fish [2]" w:date="2025-10-28T16:01:50Z">
        <w:r>
          <w:rPr>
            <w:rFonts w:hint="eastAsia" w:ascii="宋体" w:hAnsi="宋体"/>
            <w:szCs w:val="21"/>
            <w:lang w:val="en-US" w:eastAsia="zh-CN"/>
            <w:rPrChange w:id="693" w:author="fish [2]" w:date="2025-10-28T16:02:18Z">
              <w:rPr>
                <w:rFonts w:hint="eastAsia"/>
                <w:szCs w:val="22"/>
                <w:lang w:val="en-US" w:eastAsia="zh-CN"/>
              </w:rPr>
            </w:rPrChange>
          </w:rPr>
          <w:t>5</w:t>
        </w:r>
      </w:ins>
      <w:ins w:id="695" w:author="fish [2]" w:date="2025-10-28T16:01:53Z">
        <w:r>
          <w:rPr>
            <w:rFonts w:hint="eastAsia" w:ascii="宋体" w:hAnsi="宋体"/>
            <w:szCs w:val="21"/>
            <w:lang w:val="en-US" w:eastAsia="zh-CN"/>
            <w:rPrChange w:id="696" w:author="fish [2]" w:date="2025-10-28T16:02:18Z">
              <w:rPr>
                <w:rFonts w:hint="eastAsia"/>
                <w:szCs w:val="22"/>
                <w:lang w:val="en-US" w:eastAsia="zh-CN"/>
              </w:rPr>
            </w:rPrChange>
          </w:rPr>
          <w:t>删除</w:t>
        </w:r>
      </w:ins>
      <w:ins w:id="698" w:author="fish [2]" w:date="2025-10-28T16:01:54Z">
        <w:r>
          <w:rPr>
            <w:rFonts w:hint="eastAsia" w:ascii="宋体" w:hAnsi="宋体"/>
            <w:szCs w:val="21"/>
            <w:lang w:val="en-US" w:eastAsia="zh-CN"/>
            <w:rPrChange w:id="699" w:author="fish [2]" w:date="2025-10-28T16:02:18Z">
              <w:rPr>
                <w:rFonts w:hint="eastAsia"/>
                <w:szCs w:val="22"/>
                <w:lang w:val="en-US" w:eastAsia="zh-CN"/>
              </w:rPr>
            </w:rPrChange>
          </w:rPr>
          <w:t>场地</w:t>
        </w:r>
      </w:ins>
      <w:ins w:id="701" w:author="fish [2]" w:date="2025-10-28T16:01:55Z">
        <w:r>
          <w:rPr>
            <w:rFonts w:hint="eastAsia" w:ascii="宋体" w:hAnsi="宋体"/>
            <w:szCs w:val="21"/>
            <w:lang w:val="en-US" w:eastAsia="zh-CN"/>
            <w:rPrChange w:id="702" w:author="fish [2]" w:date="2025-10-28T16:02:18Z">
              <w:rPr>
                <w:rFonts w:hint="eastAsia"/>
                <w:szCs w:val="22"/>
                <w:lang w:val="en-US" w:eastAsia="zh-CN"/>
              </w:rPr>
            </w:rPrChange>
          </w:rPr>
          <w:t>信息</w:t>
        </w:r>
      </w:ins>
    </w:p>
    <w:p w14:paraId="0C9E8B51">
      <w:pPr>
        <w:ind w:firstLine="420" w:firstLineChars="0"/>
        <w:rPr>
          <w:ins w:id="705" w:author="fish [2]" w:date="2025-10-28T16:02:24Z"/>
          <w:rFonts w:hint="eastAsia"/>
          <w:szCs w:val="22"/>
          <w:lang w:val="en-US" w:eastAsia="zh-CN"/>
        </w:rPr>
        <w:pPrChange w:id="704" w:author="fish [2]" w:date="2025-10-28T16:01:57Z">
          <w:pPr/>
        </w:pPrChange>
      </w:pPr>
      <w:ins w:id="706" w:author="fish [2]" w:date="2025-10-28T16:02:00Z">
        <w:r>
          <w:rPr>
            <w:rFonts w:hint="eastAsia"/>
            <w:szCs w:val="22"/>
            <w:lang w:val="en-US" w:eastAsia="zh-CN"/>
          </w:rPr>
          <w:t>用例</w:t>
        </w:r>
      </w:ins>
      <w:ins w:id="707" w:author="fish [2]" w:date="2025-10-28T16:02:01Z">
        <w:r>
          <w:rPr>
            <w:rFonts w:hint="eastAsia"/>
            <w:szCs w:val="22"/>
            <w:lang w:val="en-US" w:eastAsia="zh-CN"/>
          </w:rPr>
          <w:t>名</w:t>
        </w:r>
      </w:ins>
      <w:ins w:id="708" w:author="fish [2]" w:date="2025-10-28T16:02:07Z">
        <w:r>
          <w:rPr>
            <w:rFonts w:hint="eastAsia"/>
            <w:szCs w:val="22"/>
            <w:lang w:val="en-US" w:eastAsia="zh-CN"/>
          </w:rPr>
          <w:t>：</w:t>
        </w:r>
      </w:ins>
      <w:ins w:id="709" w:author="fish [2]" w:date="2025-10-28T16:02:21Z">
        <w:r>
          <w:rPr>
            <w:rFonts w:hint="eastAsia"/>
            <w:szCs w:val="22"/>
            <w:lang w:val="en-US" w:eastAsia="zh-CN"/>
          </w:rPr>
          <w:t>删除</w:t>
        </w:r>
      </w:ins>
      <w:ins w:id="710" w:author="fish [2]" w:date="2025-10-28T16:02:22Z">
        <w:r>
          <w:rPr>
            <w:rFonts w:hint="eastAsia"/>
            <w:szCs w:val="22"/>
            <w:lang w:val="en-US" w:eastAsia="zh-CN"/>
          </w:rPr>
          <w:t>场地</w:t>
        </w:r>
      </w:ins>
      <w:ins w:id="711" w:author="fish [2]" w:date="2025-10-28T16:02:23Z">
        <w:r>
          <w:rPr>
            <w:rFonts w:hint="eastAsia"/>
            <w:szCs w:val="22"/>
            <w:lang w:val="en-US" w:eastAsia="zh-CN"/>
          </w:rPr>
          <w:t>信息</w:t>
        </w:r>
      </w:ins>
    </w:p>
    <w:p w14:paraId="52FDAC5F">
      <w:pPr>
        <w:ind w:firstLine="420" w:firstLineChars="0"/>
        <w:rPr>
          <w:ins w:id="713" w:author="fish [2]" w:date="2025-10-28T16:02:43Z"/>
          <w:rFonts w:hint="eastAsia"/>
          <w:szCs w:val="22"/>
          <w:lang w:val="en-US" w:eastAsia="zh-CN"/>
        </w:rPr>
        <w:pPrChange w:id="712" w:author="fish [2]" w:date="2025-10-28T16:01:57Z">
          <w:pPr/>
        </w:pPrChange>
      </w:pPr>
      <w:ins w:id="714" w:author="fish [2]" w:date="2025-10-28T16:02:26Z">
        <w:r>
          <w:rPr>
            <w:rFonts w:hint="eastAsia"/>
            <w:szCs w:val="22"/>
            <w:lang w:val="en-US" w:eastAsia="zh-CN"/>
          </w:rPr>
          <w:t>描述</w:t>
        </w:r>
      </w:ins>
      <w:ins w:id="715" w:author="fish [2]" w:date="2025-10-28T16:02:30Z">
        <w:r>
          <w:rPr>
            <w:rFonts w:hint="eastAsia"/>
            <w:szCs w:val="22"/>
            <w:lang w:val="en-US" w:eastAsia="zh-CN"/>
          </w:rPr>
          <w:t>：</w:t>
        </w:r>
      </w:ins>
      <w:ins w:id="716" w:author="fish [2]" w:date="2025-10-28T16:02:31Z">
        <w:r>
          <w:rPr>
            <w:rFonts w:hint="eastAsia"/>
            <w:szCs w:val="22"/>
            <w:lang w:val="en-US" w:eastAsia="zh-CN"/>
          </w:rPr>
          <w:t>用户</w:t>
        </w:r>
      </w:ins>
      <w:ins w:id="717" w:author="fish [2]" w:date="2025-10-28T16:02:33Z">
        <w:r>
          <w:rPr>
            <w:rFonts w:hint="eastAsia"/>
            <w:szCs w:val="22"/>
            <w:lang w:val="en-US" w:eastAsia="zh-CN"/>
          </w:rPr>
          <w:t>根据</w:t>
        </w:r>
      </w:ins>
      <w:ins w:id="718" w:author="fish [2]" w:date="2025-10-28T16:02:35Z">
        <w:r>
          <w:rPr>
            <w:rFonts w:hint="eastAsia"/>
            <w:szCs w:val="22"/>
            <w:lang w:val="en-US" w:eastAsia="zh-CN"/>
          </w:rPr>
          <w:t>需求</w:t>
        </w:r>
      </w:ins>
      <w:ins w:id="719" w:author="fish [2]" w:date="2025-10-28T16:02:36Z">
        <w:r>
          <w:rPr>
            <w:rFonts w:hint="eastAsia"/>
            <w:szCs w:val="22"/>
            <w:lang w:val="en-US" w:eastAsia="zh-CN"/>
          </w:rPr>
          <w:t>删除</w:t>
        </w:r>
      </w:ins>
      <w:ins w:id="720" w:author="fish [2]" w:date="2025-10-28T16:02:41Z">
        <w:r>
          <w:rPr>
            <w:rFonts w:hint="eastAsia"/>
            <w:szCs w:val="22"/>
            <w:lang w:val="en-US" w:eastAsia="zh-CN"/>
          </w:rPr>
          <w:t>场地</w:t>
        </w:r>
      </w:ins>
      <w:ins w:id="721" w:author="fish [2]" w:date="2025-10-28T16:02:42Z">
        <w:r>
          <w:rPr>
            <w:rFonts w:hint="eastAsia"/>
            <w:szCs w:val="22"/>
            <w:lang w:val="en-US" w:eastAsia="zh-CN"/>
          </w:rPr>
          <w:t>信息</w:t>
        </w:r>
      </w:ins>
    </w:p>
    <w:p w14:paraId="519565AD">
      <w:pPr>
        <w:ind w:firstLine="420" w:firstLineChars="0"/>
        <w:rPr>
          <w:ins w:id="723" w:author="fish [2]" w:date="2025-10-28T16:02:50Z"/>
          <w:rFonts w:hint="eastAsia"/>
          <w:szCs w:val="22"/>
          <w:lang w:val="en-US" w:eastAsia="zh-CN"/>
        </w:rPr>
        <w:pPrChange w:id="722" w:author="fish [2]" w:date="2025-10-28T16:01:57Z">
          <w:pPr/>
        </w:pPrChange>
      </w:pPr>
      <w:ins w:id="724" w:author="fish [2]" w:date="2025-10-28T16:02:45Z">
        <w:r>
          <w:rPr>
            <w:rFonts w:hint="eastAsia"/>
            <w:szCs w:val="22"/>
            <w:lang w:val="en-US" w:eastAsia="zh-CN"/>
          </w:rPr>
          <w:t>参与者</w:t>
        </w:r>
      </w:ins>
      <w:ins w:id="725" w:author="fish [2]" w:date="2025-10-28T16:02:48Z">
        <w:r>
          <w:rPr>
            <w:rFonts w:hint="eastAsia"/>
            <w:szCs w:val="22"/>
            <w:lang w:val="en-US" w:eastAsia="zh-CN"/>
          </w:rPr>
          <w:t>：</w:t>
        </w:r>
      </w:ins>
      <w:ins w:id="726" w:author="fish [2]" w:date="2025-10-28T16:02:49Z">
        <w:r>
          <w:rPr>
            <w:rFonts w:hint="eastAsia"/>
            <w:szCs w:val="22"/>
            <w:lang w:val="en-US" w:eastAsia="zh-CN"/>
          </w:rPr>
          <w:t>用户</w:t>
        </w:r>
      </w:ins>
    </w:p>
    <w:p w14:paraId="384B9015">
      <w:pPr>
        <w:ind w:firstLine="420" w:firstLineChars="0"/>
        <w:rPr>
          <w:ins w:id="728" w:author="fish [2]" w:date="2025-10-28T16:02:58Z"/>
          <w:rFonts w:hint="eastAsia"/>
          <w:szCs w:val="22"/>
          <w:lang w:val="en-US" w:eastAsia="zh-CN"/>
        </w:rPr>
        <w:pPrChange w:id="727" w:author="fish [2]" w:date="2025-10-28T16:01:57Z">
          <w:pPr/>
        </w:pPrChange>
      </w:pPr>
      <w:ins w:id="729" w:author="fish [2]" w:date="2025-10-28T16:02:54Z">
        <w:r>
          <w:rPr>
            <w:rFonts w:hint="eastAsia"/>
            <w:szCs w:val="22"/>
            <w:lang w:val="en-US" w:eastAsia="zh-CN"/>
          </w:rPr>
          <w:t>前置条件</w:t>
        </w:r>
      </w:ins>
      <w:ins w:id="730" w:author="fish [2]" w:date="2025-10-28T16:02:55Z">
        <w:r>
          <w:rPr>
            <w:rFonts w:hint="eastAsia"/>
            <w:szCs w:val="22"/>
            <w:lang w:val="en-US" w:eastAsia="zh-CN"/>
          </w:rPr>
          <w:t>：</w:t>
        </w:r>
      </w:ins>
      <w:ins w:id="731" w:author="fish [2]" w:date="2025-10-28T16:02:57Z">
        <w:r>
          <w:rPr>
            <w:rFonts w:hint="eastAsia"/>
            <w:szCs w:val="22"/>
            <w:lang w:val="en-US" w:eastAsia="zh-CN"/>
          </w:rPr>
          <w:t>场地信息</w:t>
        </w:r>
      </w:ins>
      <w:ins w:id="732" w:author="fish [2]" w:date="2025-10-28T16:02:58Z">
        <w:r>
          <w:rPr>
            <w:rFonts w:hint="eastAsia"/>
            <w:szCs w:val="22"/>
            <w:lang w:val="en-US" w:eastAsia="zh-CN"/>
          </w:rPr>
          <w:t>已发布</w:t>
        </w:r>
      </w:ins>
    </w:p>
    <w:p w14:paraId="0A2D809B">
      <w:pPr>
        <w:ind w:firstLine="420" w:firstLineChars="0"/>
        <w:rPr>
          <w:ins w:id="734" w:author="fish [2]" w:date="2025-10-28T16:03:02Z"/>
          <w:rFonts w:hint="eastAsia"/>
          <w:szCs w:val="22"/>
          <w:lang w:val="en-US" w:eastAsia="zh-CN"/>
        </w:rPr>
        <w:pPrChange w:id="733" w:author="fish [2]" w:date="2025-10-28T16:01:57Z">
          <w:pPr/>
        </w:pPrChange>
      </w:pPr>
      <w:ins w:id="735" w:author="fish [2]" w:date="2025-10-28T16:03:01Z">
        <w:r>
          <w:rPr>
            <w:rFonts w:hint="eastAsia"/>
            <w:szCs w:val="22"/>
            <w:lang w:val="en-US" w:eastAsia="zh-CN"/>
          </w:rPr>
          <w:t>活动图：</w:t>
        </w:r>
      </w:ins>
    </w:p>
    <w:p w14:paraId="76ED3CB4">
      <w:pPr>
        <w:ind w:firstLine="0" w:firstLineChars="0"/>
        <w:jc w:val="center"/>
        <w:rPr>
          <w:ins w:id="737" w:author="fish [2]" w:date="2025-10-28T16:56:37Z"/>
        </w:rPr>
        <w:pPrChange w:id="736" w:author="fish [2]" w:date="2025-10-28T16:56:35Z">
          <w:pPr/>
        </w:pPrChange>
      </w:pPr>
      <w:ins w:id="738" w:author="fish [2]" w:date="2025-10-28T16:56:29Z">
        <w:r>
          <w:rPr/>
          <w:drawing>
            <wp:inline distT="0" distB="0" distL="114300" distR="114300">
              <wp:extent cx="3395345" cy="3599815"/>
              <wp:effectExtent l="0" t="0" r="8255" b="698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26"/>
                      <a:stretch>
                        <a:fillRect/>
                      </a:stretch>
                    </pic:blipFill>
                    <pic:spPr>
                      <a:xfrm>
                        <a:off x="0" y="0"/>
                        <a:ext cx="3395345" cy="3599815"/>
                      </a:xfrm>
                      <a:prstGeom prst="rect">
                        <a:avLst/>
                      </a:prstGeom>
                      <a:noFill/>
                      <a:ln>
                        <a:noFill/>
                      </a:ln>
                    </pic:spPr>
                  </pic:pic>
                </a:graphicData>
              </a:graphic>
            </wp:inline>
          </w:drawing>
        </w:r>
      </w:ins>
    </w:p>
    <w:p w14:paraId="45A71B23">
      <w:pPr>
        <w:pStyle w:val="6"/>
        <w:jc w:val="center"/>
        <w:rPr>
          <w:ins w:id="741" w:author="fish [2]" w:date="2025-10-28T16:03:02Z"/>
          <w:rFonts w:hint="default"/>
          <w:lang w:val="en-US" w:eastAsia="zh-CN"/>
          <w:rPrChange w:id="742" w:author="fish [2]" w:date="2025-10-28T16:56:59Z">
            <w:rPr>
              <w:ins w:id="743" w:author="fish [2]" w:date="2025-10-28T16:03:02Z"/>
              <w:rFonts w:hint="default"/>
              <w:lang w:val="en-US" w:eastAsia="zh-CN"/>
            </w:rPr>
          </w:rPrChange>
        </w:rPr>
        <w:pPrChange w:id="740" w:author="fish [2]" w:date="2025-10-28T16:56:59Z">
          <w:pPr/>
        </w:pPrChange>
      </w:pPr>
      <w:ins w:id="744" w:author="fish [2]" w:date="2025-10-28T16:56:38Z">
        <w:r>
          <w:rPr>
            <w:rFonts w:hint="default"/>
            <w:lang w:val="en-US" w:eastAsia="zh-CN"/>
            <w:rPrChange w:id="745" w:author="fish [2]" w:date="2025-10-28T16:56:59Z">
              <w:rPr>
                <w:rFonts w:hint="eastAsia"/>
                <w:lang w:val="en-US" w:eastAsia="zh-CN"/>
              </w:rPr>
            </w:rPrChange>
          </w:rPr>
          <w:t>图</w:t>
        </w:r>
      </w:ins>
      <w:ins w:id="747" w:author="fish [2]" w:date="2025-10-28T16:56:40Z">
        <w:r>
          <w:rPr>
            <w:rFonts w:hint="default"/>
            <w:lang w:val="en-US" w:eastAsia="zh-CN"/>
            <w:rPrChange w:id="748" w:author="fish [2]" w:date="2025-10-28T16:56:59Z">
              <w:rPr>
                <w:rFonts w:hint="eastAsia"/>
                <w:lang w:val="en-US" w:eastAsia="zh-CN"/>
              </w:rPr>
            </w:rPrChange>
          </w:rPr>
          <w:t>1.4</w:t>
        </w:r>
      </w:ins>
      <w:ins w:id="750" w:author="fish [2]" w:date="2025-10-28T16:56:41Z">
        <w:r>
          <w:rPr>
            <w:rFonts w:hint="default"/>
            <w:lang w:val="en-US" w:eastAsia="zh-CN"/>
            <w:rPrChange w:id="751" w:author="fish [2]" w:date="2025-10-28T16:56:59Z">
              <w:rPr>
                <w:rFonts w:hint="eastAsia"/>
                <w:lang w:val="en-US" w:eastAsia="zh-CN"/>
              </w:rPr>
            </w:rPrChange>
          </w:rPr>
          <w:t>.15</w:t>
        </w:r>
      </w:ins>
      <w:ins w:id="753" w:author="fish [2]" w:date="2025-10-28T16:56:44Z">
        <w:r>
          <w:rPr>
            <w:rFonts w:hint="default"/>
            <w:lang w:val="en-US" w:eastAsia="zh-CN"/>
            <w:rPrChange w:id="754" w:author="fish [2]" w:date="2025-10-28T16:56:59Z">
              <w:rPr>
                <w:rFonts w:hint="eastAsia"/>
                <w:lang w:val="en-US" w:eastAsia="zh-CN"/>
              </w:rPr>
            </w:rPrChange>
          </w:rPr>
          <w:t>删除</w:t>
        </w:r>
      </w:ins>
      <w:ins w:id="756" w:author="fish [2]" w:date="2025-10-28T16:56:46Z">
        <w:r>
          <w:rPr>
            <w:rFonts w:hint="default"/>
            <w:lang w:val="en-US" w:eastAsia="zh-CN"/>
            <w:rPrChange w:id="757" w:author="fish [2]" w:date="2025-10-28T16:56:59Z">
              <w:rPr>
                <w:rFonts w:hint="eastAsia"/>
                <w:lang w:val="en-US" w:eastAsia="zh-CN"/>
              </w:rPr>
            </w:rPrChange>
          </w:rPr>
          <w:t>场地</w:t>
        </w:r>
      </w:ins>
      <w:ins w:id="759" w:author="fish [2]" w:date="2025-10-28T16:56:47Z">
        <w:r>
          <w:rPr>
            <w:rFonts w:hint="default"/>
            <w:lang w:val="en-US" w:eastAsia="zh-CN"/>
            <w:rPrChange w:id="760" w:author="fish [2]" w:date="2025-10-28T16:56:59Z">
              <w:rPr>
                <w:rFonts w:hint="eastAsia"/>
                <w:lang w:val="en-US" w:eastAsia="zh-CN"/>
              </w:rPr>
            </w:rPrChange>
          </w:rPr>
          <w:t>信息</w:t>
        </w:r>
      </w:ins>
      <w:ins w:id="762" w:author="fish [2]" w:date="2025-10-28T16:56:51Z">
        <w:r>
          <w:rPr>
            <w:rFonts w:hint="default"/>
            <w:lang w:val="en-US" w:eastAsia="zh-CN"/>
            <w:rPrChange w:id="763" w:author="fish [2]" w:date="2025-10-28T16:56:59Z">
              <w:rPr>
                <w:rFonts w:hint="eastAsia"/>
                <w:lang w:val="en-US" w:eastAsia="zh-CN"/>
              </w:rPr>
            </w:rPrChange>
          </w:rPr>
          <w:t>活动图</w:t>
        </w:r>
      </w:ins>
    </w:p>
    <w:p w14:paraId="0E5B08E8">
      <w:pPr>
        <w:ind w:firstLine="420" w:firstLineChars="0"/>
        <w:rPr>
          <w:ins w:id="766" w:author="fish [2]" w:date="2025-10-28T15:55:15Z"/>
          <w:rFonts w:hint="default" w:asciiTheme="minorHAnsi" w:hAnsiTheme="minorHAnsi" w:eastAsiaTheme="minorEastAsia"/>
          <w:szCs w:val="22"/>
          <w:lang w:val="en-US" w:eastAsia="zh-CN"/>
          <w:rPrChange w:id="767" w:author="fish [2]" w:date="2025-10-28T15:56:09Z">
            <w:rPr>
              <w:ins w:id="768" w:author="fish [2]" w:date="2025-10-28T15:55:15Z"/>
              <w:rFonts w:hint="default" w:ascii="宋体" w:hAnsi="宋体" w:eastAsia="宋体"/>
              <w:szCs w:val="21"/>
              <w:lang w:val="en-US" w:eastAsia="zh-CN"/>
            </w:rPr>
          </w:rPrChange>
        </w:rPr>
        <w:pPrChange w:id="765" w:author="fish [2]" w:date="2025-10-28T16:01:57Z">
          <w:pPr/>
        </w:pPrChange>
      </w:pPr>
    </w:p>
    <w:p w14:paraId="58FFFC8C">
      <w:pPr>
        <w:pStyle w:val="5"/>
        <w:rPr>
          <w:rFonts w:hint="eastAsia" w:ascii="宋体" w:hAnsi="宋体"/>
          <w:szCs w:val="21"/>
        </w:rPr>
      </w:pPr>
      <w:r>
        <w:rPr>
          <w:rFonts w:hint="eastAsia" w:ascii="宋体" w:hAnsi="宋体"/>
          <w:szCs w:val="21"/>
        </w:rPr>
        <w:t>1</w:t>
      </w:r>
      <w:r>
        <w:rPr>
          <w:rFonts w:ascii="宋体" w:hAnsi="宋体"/>
          <w:szCs w:val="21"/>
        </w:rPr>
        <w:t>.4.1</w:t>
      </w:r>
      <w:del w:id="769" w:author="fish [2]" w:date="2025-10-28T16:03:06Z">
        <w:r>
          <w:rPr>
            <w:rFonts w:hint="default" w:ascii="宋体" w:hAnsi="宋体"/>
            <w:szCs w:val="21"/>
            <w:lang w:val="en-US"/>
          </w:rPr>
          <w:delText>5</w:delText>
        </w:r>
      </w:del>
      <w:ins w:id="770" w:author="fish [2]" w:date="2025-10-28T16:03:06Z">
        <w:r>
          <w:rPr>
            <w:rFonts w:hint="eastAsia" w:ascii="宋体" w:hAnsi="宋体"/>
            <w:szCs w:val="21"/>
            <w:lang w:val="en-US" w:eastAsia="zh-CN"/>
          </w:rPr>
          <w:t>6</w:t>
        </w:r>
      </w:ins>
      <w:r>
        <w:rPr>
          <w:rFonts w:hint="eastAsia" w:ascii="宋体" w:hAnsi="宋体"/>
          <w:szCs w:val="21"/>
        </w:rPr>
        <w:t>提交预约</w:t>
      </w:r>
    </w:p>
    <w:p w14:paraId="6F886C16">
      <w:pPr>
        <w:pStyle w:val="26"/>
        <w:ind w:left="360" w:firstLine="0" w:firstLineChars="0"/>
        <w:rPr>
          <w:rFonts w:hint="eastAsia" w:ascii="宋体" w:hAnsi="宋体" w:eastAsia="宋体" w:cs="宋体"/>
        </w:rPr>
      </w:pPr>
      <w:r>
        <w:rPr>
          <w:rFonts w:hint="eastAsia" w:ascii="宋体" w:hAnsi="宋体" w:eastAsia="宋体" w:cs="宋体"/>
        </w:rPr>
        <w:t>用例名：提交预约</w:t>
      </w:r>
    </w:p>
    <w:p w14:paraId="5FA7710A">
      <w:pPr>
        <w:pStyle w:val="26"/>
        <w:ind w:left="360" w:firstLine="0" w:firstLineChars="0"/>
        <w:rPr>
          <w:rFonts w:hint="eastAsia" w:ascii="宋体" w:hAnsi="宋体" w:eastAsia="宋体" w:cs="宋体"/>
        </w:rPr>
      </w:pPr>
      <w:r>
        <w:rPr>
          <w:rFonts w:hint="eastAsia" w:ascii="宋体" w:hAnsi="宋体" w:eastAsia="宋体" w:cs="宋体"/>
        </w:rPr>
        <w:t>描述：用户可以预约体育场馆</w:t>
      </w:r>
    </w:p>
    <w:p w14:paraId="35A87FF3">
      <w:pPr>
        <w:pStyle w:val="26"/>
        <w:ind w:left="360" w:firstLine="0" w:firstLineChars="0"/>
        <w:rPr>
          <w:rFonts w:hint="eastAsia" w:ascii="宋体" w:hAnsi="宋体" w:eastAsia="宋体" w:cs="宋体"/>
        </w:rPr>
      </w:pPr>
      <w:r>
        <w:rPr>
          <w:rFonts w:hint="eastAsia" w:ascii="宋体" w:hAnsi="宋体" w:eastAsia="宋体" w:cs="宋体"/>
        </w:rPr>
        <w:t>参与者：用户</w:t>
      </w:r>
    </w:p>
    <w:p w14:paraId="1C4155A9">
      <w:pPr>
        <w:pStyle w:val="26"/>
        <w:ind w:left="360" w:firstLine="0" w:firstLineChars="0"/>
        <w:rPr>
          <w:rFonts w:hint="eastAsia" w:ascii="宋体" w:hAnsi="宋体" w:eastAsia="宋体" w:cs="宋体"/>
        </w:rPr>
      </w:pPr>
      <w:r>
        <w:rPr>
          <w:rFonts w:hint="eastAsia" w:ascii="宋体" w:hAnsi="宋体" w:eastAsia="宋体" w:cs="宋体"/>
        </w:rPr>
        <w:t>前置条件：用户已登陆系统</w:t>
      </w:r>
    </w:p>
    <w:p w14:paraId="117FF9B5">
      <w:pPr>
        <w:pStyle w:val="26"/>
        <w:ind w:left="360" w:firstLine="0" w:firstLineChars="0"/>
        <w:rPr>
          <w:rFonts w:hint="eastAsia" w:ascii="宋体" w:hAnsi="宋体" w:eastAsia="宋体" w:cs="宋体"/>
        </w:rPr>
      </w:pPr>
      <w:r>
        <w:rPr>
          <w:rFonts w:hint="eastAsia" w:ascii="宋体" w:hAnsi="宋体" w:eastAsia="宋体" w:cs="宋体"/>
        </w:rPr>
        <w:t>活动图：</w:t>
      </w:r>
    </w:p>
    <w:p w14:paraId="759B48E7">
      <w:pPr>
        <w:rPr>
          <w:rFonts w:hint="eastAsia"/>
        </w:rPr>
      </w:pPr>
    </w:p>
    <w:p w14:paraId="6148AFF1">
      <w:pPr>
        <w:jc w:val="center"/>
        <w:rPr>
          <w:rFonts w:hint="eastAsia"/>
        </w:rPr>
      </w:pPr>
      <w:r>
        <w:drawing>
          <wp:inline distT="0" distB="0" distL="114300" distR="114300">
            <wp:extent cx="3752850" cy="4438650"/>
            <wp:effectExtent l="0" t="0" r="6350" b="635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27"/>
                    <a:stretch>
                      <a:fillRect/>
                    </a:stretch>
                  </pic:blipFill>
                  <pic:spPr>
                    <a:xfrm>
                      <a:off x="0" y="0"/>
                      <a:ext cx="3752850" cy="4438650"/>
                    </a:xfrm>
                    <a:prstGeom prst="rect">
                      <a:avLst/>
                    </a:prstGeom>
                    <a:noFill/>
                    <a:ln>
                      <a:noFill/>
                    </a:ln>
                  </pic:spPr>
                </pic:pic>
              </a:graphicData>
            </a:graphic>
          </wp:inline>
        </w:drawing>
      </w:r>
    </w:p>
    <w:p w14:paraId="3C928B4A">
      <w:pPr>
        <w:pStyle w:val="6"/>
        <w:jc w:val="center"/>
        <w:rPr>
          <w:rFonts w:eastAsiaTheme="minorEastAsia"/>
        </w:rPr>
      </w:pPr>
      <w:r>
        <w:t xml:space="preserve">图 </w:t>
      </w:r>
      <w:r>
        <w:rPr>
          <w:rFonts w:hint="eastAsia"/>
        </w:rPr>
        <w:t>1.4.</w:t>
      </w:r>
      <w:del w:id="771" w:author="fish [2]" w:date="2025-10-28T16:03:13Z">
        <w:r>
          <w:rPr>
            <w:rFonts w:hint="default"/>
            <w:lang w:val="en-US"/>
          </w:rPr>
          <w:delText>15</w:delText>
        </w:r>
      </w:del>
      <w:ins w:id="772" w:author="fish [2]" w:date="2025-10-28T16:03:13Z">
        <w:r>
          <w:rPr>
            <w:rFonts w:hint="eastAsia"/>
            <w:lang w:val="en-US" w:eastAsia="zh-CN"/>
          </w:rPr>
          <w:t>16</w:t>
        </w:r>
      </w:ins>
      <w:r>
        <w:rPr>
          <w:rFonts w:hint="eastAsia"/>
        </w:rPr>
        <w:t xml:space="preserve"> 提交预约活动图</w:t>
      </w:r>
    </w:p>
    <w:p w14:paraId="5CF66E72">
      <w:pPr>
        <w:pStyle w:val="5"/>
        <w:rPr>
          <w:rFonts w:hint="eastAsia" w:ascii="宋体" w:hAnsi="宋体"/>
          <w:szCs w:val="21"/>
        </w:rPr>
      </w:pPr>
      <w:r>
        <w:rPr>
          <w:rFonts w:hint="eastAsia" w:ascii="宋体" w:hAnsi="宋体"/>
          <w:szCs w:val="21"/>
        </w:rPr>
        <w:t>1</w:t>
      </w:r>
      <w:r>
        <w:rPr>
          <w:rFonts w:ascii="宋体" w:hAnsi="宋体"/>
          <w:szCs w:val="21"/>
        </w:rPr>
        <w:t>.4.1</w:t>
      </w:r>
      <w:del w:id="773" w:author="fish [2]" w:date="2025-10-28T16:03:11Z">
        <w:r>
          <w:rPr>
            <w:rFonts w:hint="default" w:ascii="宋体" w:hAnsi="宋体"/>
            <w:szCs w:val="21"/>
            <w:lang w:val="en-US"/>
          </w:rPr>
          <w:delText>6</w:delText>
        </w:r>
      </w:del>
      <w:ins w:id="774" w:author="fish [2]" w:date="2025-10-28T16:03:11Z">
        <w:r>
          <w:rPr>
            <w:rFonts w:hint="eastAsia" w:ascii="宋体" w:hAnsi="宋体"/>
            <w:szCs w:val="21"/>
            <w:lang w:val="en-US" w:eastAsia="zh-CN"/>
          </w:rPr>
          <w:t>7</w:t>
        </w:r>
      </w:ins>
      <w:r>
        <w:rPr>
          <w:rFonts w:hint="eastAsia" w:ascii="宋体" w:hAnsi="宋体"/>
          <w:szCs w:val="21"/>
        </w:rPr>
        <w:t>取消预约</w:t>
      </w:r>
    </w:p>
    <w:p w14:paraId="74F80013">
      <w:pPr>
        <w:pStyle w:val="26"/>
        <w:ind w:left="360" w:firstLine="0" w:firstLineChars="0"/>
        <w:rPr>
          <w:rFonts w:hint="eastAsia"/>
        </w:rPr>
      </w:pPr>
      <w:r>
        <w:rPr>
          <w:rFonts w:hint="eastAsia"/>
        </w:rPr>
        <w:t>用例名：取消预约</w:t>
      </w:r>
    </w:p>
    <w:p w14:paraId="6927D1FC">
      <w:pPr>
        <w:pStyle w:val="26"/>
        <w:ind w:left="360" w:firstLine="0" w:firstLineChars="0"/>
        <w:rPr>
          <w:rFonts w:hint="eastAsia"/>
        </w:rPr>
      </w:pPr>
      <w:r>
        <w:rPr>
          <w:rFonts w:hint="eastAsia"/>
        </w:rPr>
        <w:t>描述：用户可以取消已预约的体育场馆</w:t>
      </w:r>
    </w:p>
    <w:p w14:paraId="37AF9EC4">
      <w:pPr>
        <w:pStyle w:val="26"/>
        <w:ind w:left="360" w:firstLine="0" w:firstLineChars="0"/>
        <w:rPr>
          <w:rFonts w:hint="eastAsia"/>
        </w:rPr>
      </w:pPr>
      <w:r>
        <w:rPr>
          <w:rFonts w:hint="eastAsia"/>
        </w:rPr>
        <w:t>参与者：用户</w:t>
      </w:r>
    </w:p>
    <w:p w14:paraId="676AA675">
      <w:pPr>
        <w:pStyle w:val="26"/>
        <w:ind w:left="360" w:firstLine="0" w:firstLineChars="0"/>
        <w:rPr>
          <w:rFonts w:hint="eastAsia"/>
        </w:rPr>
      </w:pPr>
      <w:r>
        <w:rPr>
          <w:rFonts w:hint="eastAsia"/>
        </w:rPr>
        <w:t>前置条件：用户已预约该体育场馆</w:t>
      </w:r>
    </w:p>
    <w:p w14:paraId="0180CDDE">
      <w:pPr>
        <w:pStyle w:val="26"/>
        <w:ind w:left="360" w:firstLine="0" w:firstLineChars="0"/>
        <w:rPr>
          <w:rFonts w:hint="eastAsia"/>
        </w:rPr>
      </w:pPr>
      <w:r>
        <w:rPr>
          <w:rFonts w:hint="eastAsia"/>
        </w:rPr>
        <w:t>活动图：</w:t>
      </w:r>
    </w:p>
    <w:p w14:paraId="45667EB0">
      <w:pPr>
        <w:rPr>
          <w:rFonts w:hint="eastAsia"/>
        </w:rPr>
      </w:pPr>
    </w:p>
    <w:p w14:paraId="0816F2E5">
      <w:pPr>
        <w:jc w:val="center"/>
        <w:rPr>
          <w:rFonts w:hint="eastAsia"/>
        </w:rPr>
      </w:pPr>
      <w:r>
        <w:rPr>
          <w:rFonts w:hint="eastAsia"/>
        </w:rPr>
        <w:drawing>
          <wp:inline distT="0" distB="0" distL="114300" distR="114300">
            <wp:extent cx="2481580" cy="4319905"/>
            <wp:effectExtent l="0" t="0" r="7620" b="10795"/>
            <wp:docPr id="13" name="图片 13" descr="c3fd472f-d3ce-42f1-b363-efe9c2caa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3fd472f-d3ce-42f1-b363-efe9c2caac68"/>
                    <pic:cNvPicPr>
                      <a:picLocks noChangeAspect="1"/>
                    </pic:cNvPicPr>
                  </pic:nvPicPr>
                  <pic:blipFill>
                    <a:blip r:embed="rId28"/>
                    <a:stretch>
                      <a:fillRect/>
                    </a:stretch>
                  </pic:blipFill>
                  <pic:spPr>
                    <a:xfrm>
                      <a:off x="0" y="0"/>
                      <a:ext cx="2481580" cy="4319905"/>
                    </a:xfrm>
                    <a:prstGeom prst="rect">
                      <a:avLst/>
                    </a:prstGeom>
                  </pic:spPr>
                </pic:pic>
              </a:graphicData>
            </a:graphic>
          </wp:inline>
        </w:drawing>
      </w:r>
    </w:p>
    <w:p w14:paraId="7370E8AC">
      <w:pPr>
        <w:pStyle w:val="6"/>
        <w:jc w:val="center"/>
        <w:rPr>
          <w:rFonts w:eastAsiaTheme="minorEastAsia"/>
        </w:rPr>
      </w:pPr>
      <w:r>
        <w:t xml:space="preserve">图 </w:t>
      </w:r>
      <w:r>
        <w:rPr>
          <w:rFonts w:hint="eastAsia"/>
        </w:rPr>
        <w:t>1.4.1</w:t>
      </w:r>
      <w:del w:id="775" w:author="fish [2]" w:date="2025-10-28T16:03:16Z">
        <w:r>
          <w:rPr>
            <w:rFonts w:hint="default"/>
            <w:lang w:val="en-US"/>
          </w:rPr>
          <w:delText>6</w:delText>
        </w:r>
      </w:del>
      <w:ins w:id="776" w:author="fish [2]" w:date="2025-10-28T16:03:16Z">
        <w:r>
          <w:rPr>
            <w:rFonts w:hint="eastAsia"/>
            <w:lang w:val="en-US" w:eastAsia="zh-CN"/>
          </w:rPr>
          <w:t>7</w:t>
        </w:r>
      </w:ins>
      <w:r>
        <w:rPr>
          <w:rFonts w:hint="eastAsia"/>
        </w:rPr>
        <w:t xml:space="preserve"> 取消预约活动图</w:t>
      </w:r>
    </w:p>
    <w:p w14:paraId="4D9AF223">
      <w:pPr>
        <w:pStyle w:val="5"/>
        <w:rPr>
          <w:rFonts w:hint="eastAsia" w:ascii="宋体" w:hAnsi="宋体"/>
          <w:szCs w:val="21"/>
        </w:rPr>
      </w:pPr>
      <w:r>
        <w:rPr>
          <w:rFonts w:hint="eastAsia" w:ascii="宋体" w:hAnsi="宋体"/>
          <w:szCs w:val="21"/>
        </w:rPr>
        <w:t>1</w:t>
      </w:r>
      <w:r>
        <w:rPr>
          <w:rFonts w:ascii="宋体" w:hAnsi="宋体"/>
          <w:szCs w:val="21"/>
        </w:rPr>
        <w:t>.4.1</w:t>
      </w:r>
      <w:del w:id="777" w:author="fish [2]" w:date="2025-10-28T16:03:18Z">
        <w:r>
          <w:rPr>
            <w:rFonts w:hint="default" w:ascii="宋体" w:hAnsi="宋体"/>
            <w:szCs w:val="21"/>
            <w:lang w:val="en-US"/>
          </w:rPr>
          <w:delText>7</w:delText>
        </w:r>
      </w:del>
      <w:ins w:id="778" w:author="fish [2]" w:date="2025-10-28T16:03:18Z">
        <w:r>
          <w:rPr>
            <w:rFonts w:hint="eastAsia" w:ascii="宋体" w:hAnsi="宋体"/>
            <w:szCs w:val="21"/>
            <w:lang w:val="en-US" w:eastAsia="zh-CN"/>
          </w:rPr>
          <w:t>8</w:t>
        </w:r>
      </w:ins>
      <w:r>
        <w:rPr>
          <w:rFonts w:hint="eastAsia" w:ascii="宋体" w:hAnsi="宋体"/>
          <w:szCs w:val="21"/>
        </w:rPr>
        <w:t>审核预约</w:t>
      </w:r>
    </w:p>
    <w:p w14:paraId="4C481908">
      <w:pPr>
        <w:pStyle w:val="26"/>
        <w:ind w:left="360" w:firstLine="0" w:firstLineChars="0"/>
        <w:rPr>
          <w:rFonts w:hint="eastAsia"/>
        </w:rPr>
      </w:pPr>
      <w:r>
        <w:rPr>
          <w:rFonts w:hint="eastAsia"/>
        </w:rPr>
        <w:t>用例名：审核预约</w:t>
      </w:r>
    </w:p>
    <w:p w14:paraId="04F52C77">
      <w:pPr>
        <w:pStyle w:val="26"/>
        <w:ind w:left="360" w:firstLine="0" w:firstLineChars="0"/>
        <w:rPr>
          <w:rFonts w:hint="eastAsia"/>
        </w:rPr>
      </w:pPr>
      <w:r>
        <w:rPr>
          <w:rFonts w:hint="eastAsia"/>
        </w:rPr>
        <w:t>描述：体育场馆信息发布用户可以审核预约信息，确定该用户是否通过</w:t>
      </w:r>
    </w:p>
    <w:p w14:paraId="4CB77B91">
      <w:pPr>
        <w:pStyle w:val="26"/>
        <w:ind w:left="360" w:firstLine="0" w:firstLineChars="0"/>
        <w:rPr>
          <w:rFonts w:hint="eastAsia"/>
        </w:rPr>
      </w:pPr>
      <w:r>
        <w:rPr>
          <w:rFonts w:hint="eastAsia"/>
        </w:rPr>
        <w:t>参与者：用户</w:t>
      </w:r>
    </w:p>
    <w:p w14:paraId="360C3534">
      <w:pPr>
        <w:pStyle w:val="26"/>
        <w:ind w:left="360" w:firstLine="0" w:firstLineChars="0"/>
        <w:rPr>
          <w:rFonts w:hint="eastAsia"/>
        </w:rPr>
      </w:pPr>
      <w:r>
        <w:rPr>
          <w:rFonts w:hint="eastAsia"/>
        </w:rPr>
        <w:t>前置条件：用户已提交预约</w:t>
      </w:r>
    </w:p>
    <w:p w14:paraId="0D61E954">
      <w:pPr>
        <w:pStyle w:val="26"/>
        <w:ind w:left="360" w:firstLine="0" w:firstLineChars="0"/>
        <w:rPr>
          <w:rFonts w:hint="eastAsia"/>
        </w:rPr>
      </w:pPr>
      <w:r>
        <w:rPr>
          <w:rFonts w:hint="eastAsia"/>
        </w:rPr>
        <w:t>活动图：</w:t>
      </w:r>
    </w:p>
    <w:p w14:paraId="00410267">
      <w:pPr>
        <w:rPr>
          <w:rFonts w:hint="eastAsia"/>
        </w:rPr>
      </w:pPr>
    </w:p>
    <w:p w14:paraId="5905D673">
      <w:pPr>
        <w:jc w:val="center"/>
        <w:rPr>
          <w:rFonts w:hint="eastAsia"/>
        </w:rPr>
      </w:pPr>
      <w:r>
        <w:rPr>
          <w:rFonts w:hint="eastAsia"/>
        </w:rPr>
        <w:drawing>
          <wp:inline distT="0" distB="0" distL="114300" distR="114300">
            <wp:extent cx="2962275" cy="4319905"/>
            <wp:effectExtent l="0" t="0" r="9525" b="10795"/>
            <wp:docPr id="16" name="图片 16" descr="be1cb04b-16cf-44a1-9c14-1244375a0f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be1cb04b-16cf-44a1-9c14-1244375a0f5f"/>
                    <pic:cNvPicPr>
                      <a:picLocks noChangeAspect="1"/>
                    </pic:cNvPicPr>
                  </pic:nvPicPr>
                  <pic:blipFill>
                    <a:blip r:embed="rId29"/>
                    <a:stretch>
                      <a:fillRect/>
                    </a:stretch>
                  </pic:blipFill>
                  <pic:spPr>
                    <a:xfrm>
                      <a:off x="0" y="0"/>
                      <a:ext cx="2962275" cy="4319905"/>
                    </a:xfrm>
                    <a:prstGeom prst="rect">
                      <a:avLst/>
                    </a:prstGeom>
                  </pic:spPr>
                </pic:pic>
              </a:graphicData>
            </a:graphic>
          </wp:inline>
        </w:drawing>
      </w:r>
    </w:p>
    <w:p w14:paraId="5000D9FC">
      <w:pPr>
        <w:pStyle w:val="6"/>
        <w:jc w:val="center"/>
        <w:rPr>
          <w:rFonts w:eastAsiaTheme="minorEastAsia"/>
        </w:rPr>
      </w:pPr>
      <w:r>
        <w:t xml:space="preserve">图 </w:t>
      </w:r>
      <w:r>
        <w:rPr>
          <w:rFonts w:hint="eastAsia"/>
        </w:rPr>
        <w:t>1.4.1</w:t>
      </w:r>
      <w:del w:id="779" w:author="fish [2]" w:date="2025-10-28T16:03:20Z">
        <w:r>
          <w:rPr>
            <w:rFonts w:hint="default"/>
            <w:lang w:val="en-US"/>
          </w:rPr>
          <w:delText>7</w:delText>
        </w:r>
      </w:del>
      <w:ins w:id="780" w:author="fish [2]" w:date="2025-10-28T16:03:20Z">
        <w:r>
          <w:rPr>
            <w:rFonts w:hint="eastAsia"/>
            <w:lang w:val="en-US" w:eastAsia="zh-CN"/>
          </w:rPr>
          <w:t>8</w:t>
        </w:r>
      </w:ins>
      <w:r>
        <w:rPr>
          <w:rFonts w:hint="eastAsia"/>
        </w:rPr>
        <w:t xml:space="preserve"> 审核预约活动图</w:t>
      </w:r>
    </w:p>
    <w:p w14:paraId="4BB78977">
      <w:pPr>
        <w:pStyle w:val="5"/>
        <w:rPr>
          <w:rFonts w:hint="eastAsia" w:ascii="宋体" w:hAnsi="宋体"/>
          <w:szCs w:val="21"/>
        </w:rPr>
      </w:pPr>
      <w:r>
        <w:rPr>
          <w:rFonts w:hint="eastAsia" w:ascii="宋体" w:hAnsi="宋体"/>
          <w:szCs w:val="21"/>
        </w:rPr>
        <w:t>1</w:t>
      </w:r>
      <w:r>
        <w:rPr>
          <w:rFonts w:ascii="宋体" w:hAnsi="宋体"/>
          <w:szCs w:val="21"/>
        </w:rPr>
        <w:t>.4.1</w:t>
      </w:r>
      <w:del w:id="781" w:author="fish [2]" w:date="2025-10-28T16:03:21Z">
        <w:r>
          <w:rPr>
            <w:rFonts w:hint="default" w:ascii="宋体" w:hAnsi="宋体"/>
            <w:szCs w:val="21"/>
            <w:lang w:val="en-US"/>
          </w:rPr>
          <w:delText>8</w:delText>
        </w:r>
      </w:del>
      <w:ins w:id="782" w:author="fish [2]" w:date="2025-10-28T16:03:21Z">
        <w:r>
          <w:rPr>
            <w:rFonts w:hint="eastAsia" w:ascii="宋体" w:hAnsi="宋体"/>
            <w:szCs w:val="21"/>
            <w:lang w:val="en-US" w:eastAsia="zh-CN"/>
          </w:rPr>
          <w:t>9</w:t>
        </w:r>
      </w:ins>
      <w:r>
        <w:rPr>
          <w:rFonts w:hint="eastAsia" w:ascii="宋体" w:hAnsi="宋体"/>
          <w:szCs w:val="21"/>
        </w:rPr>
        <w:t>查看预约</w:t>
      </w:r>
    </w:p>
    <w:p w14:paraId="5B2169CE">
      <w:pPr>
        <w:pStyle w:val="26"/>
        <w:ind w:left="360" w:firstLine="0" w:firstLineChars="0"/>
        <w:rPr>
          <w:rFonts w:hint="eastAsia"/>
        </w:rPr>
      </w:pPr>
      <w:r>
        <w:rPr>
          <w:rFonts w:hint="eastAsia"/>
        </w:rPr>
        <w:t>用例名：查看预约</w:t>
      </w:r>
    </w:p>
    <w:p w14:paraId="2BE4D9EE">
      <w:pPr>
        <w:pStyle w:val="26"/>
        <w:ind w:left="360" w:firstLine="0" w:firstLineChars="0"/>
        <w:rPr>
          <w:rFonts w:hint="eastAsia"/>
        </w:rPr>
      </w:pPr>
      <w:r>
        <w:rPr>
          <w:rFonts w:hint="eastAsia"/>
        </w:rPr>
        <w:t>描述：体育场馆信息发布用户可以查询已预约用户的预约信息</w:t>
      </w:r>
    </w:p>
    <w:p w14:paraId="05894DFD">
      <w:pPr>
        <w:pStyle w:val="26"/>
        <w:ind w:left="360" w:firstLine="0" w:firstLineChars="0"/>
        <w:rPr>
          <w:rFonts w:hint="eastAsia"/>
        </w:rPr>
      </w:pPr>
      <w:r>
        <w:rPr>
          <w:rFonts w:hint="eastAsia"/>
        </w:rPr>
        <w:t>参与者：用户</w:t>
      </w:r>
    </w:p>
    <w:p w14:paraId="7F81A42B">
      <w:pPr>
        <w:pStyle w:val="26"/>
        <w:ind w:left="360" w:firstLine="0" w:firstLineChars="0"/>
        <w:rPr>
          <w:rFonts w:hint="eastAsia"/>
        </w:rPr>
      </w:pPr>
      <w:r>
        <w:rPr>
          <w:rFonts w:hint="eastAsia"/>
        </w:rPr>
        <w:t>前置条件：用户已预约</w:t>
      </w:r>
    </w:p>
    <w:p w14:paraId="2B840DD8">
      <w:pPr>
        <w:pStyle w:val="26"/>
        <w:ind w:left="360" w:firstLine="0" w:firstLineChars="0"/>
        <w:rPr>
          <w:rFonts w:hint="eastAsia"/>
        </w:rPr>
      </w:pPr>
      <w:r>
        <w:rPr>
          <w:rFonts w:hint="eastAsia"/>
        </w:rPr>
        <w:t>活动图：</w:t>
      </w:r>
    </w:p>
    <w:p w14:paraId="0413D3A4">
      <w:pPr>
        <w:rPr>
          <w:rFonts w:hint="eastAsia"/>
        </w:rPr>
      </w:pPr>
    </w:p>
    <w:p w14:paraId="07AAE896">
      <w:pPr>
        <w:jc w:val="center"/>
        <w:rPr>
          <w:rFonts w:hint="eastAsia"/>
        </w:rPr>
      </w:pPr>
      <w:r>
        <w:rPr>
          <w:rFonts w:hint="eastAsia"/>
        </w:rPr>
        <w:drawing>
          <wp:inline distT="0" distB="0" distL="114300" distR="114300">
            <wp:extent cx="3979545" cy="4319905"/>
            <wp:effectExtent l="0" t="0" r="8255" b="10795"/>
            <wp:docPr id="17" name="图片 17" descr="c76210a8-4496-46b6-a166-aca3d433f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76210a8-4496-46b6-a166-aca3d433fc07"/>
                    <pic:cNvPicPr>
                      <a:picLocks noChangeAspect="1"/>
                    </pic:cNvPicPr>
                  </pic:nvPicPr>
                  <pic:blipFill>
                    <a:blip r:embed="rId30"/>
                    <a:stretch>
                      <a:fillRect/>
                    </a:stretch>
                  </pic:blipFill>
                  <pic:spPr>
                    <a:xfrm>
                      <a:off x="0" y="0"/>
                      <a:ext cx="3979545" cy="4319905"/>
                    </a:xfrm>
                    <a:prstGeom prst="rect">
                      <a:avLst/>
                    </a:prstGeom>
                  </pic:spPr>
                </pic:pic>
              </a:graphicData>
            </a:graphic>
          </wp:inline>
        </w:drawing>
      </w:r>
    </w:p>
    <w:p w14:paraId="42A98A33">
      <w:pPr>
        <w:pStyle w:val="6"/>
        <w:jc w:val="center"/>
        <w:rPr>
          <w:rFonts w:eastAsiaTheme="minorEastAsia"/>
        </w:rPr>
      </w:pPr>
      <w:r>
        <w:t xml:space="preserve">图 </w:t>
      </w:r>
      <w:r>
        <w:rPr>
          <w:rFonts w:hint="eastAsia"/>
        </w:rPr>
        <w:t>1.4.1</w:t>
      </w:r>
      <w:del w:id="783" w:author="fish [2]" w:date="2025-10-28T16:03:23Z">
        <w:r>
          <w:rPr>
            <w:rFonts w:hint="default"/>
            <w:lang w:val="en-US"/>
          </w:rPr>
          <w:delText>8</w:delText>
        </w:r>
      </w:del>
      <w:ins w:id="784" w:author="fish [2]" w:date="2025-10-28T16:03:23Z">
        <w:r>
          <w:rPr>
            <w:rFonts w:hint="eastAsia"/>
            <w:lang w:val="en-US" w:eastAsia="zh-CN"/>
          </w:rPr>
          <w:t>9</w:t>
        </w:r>
      </w:ins>
      <w:r>
        <w:rPr>
          <w:rFonts w:hint="eastAsia"/>
        </w:rPr>
        <w:t xml:space="preserve"> 查看预约活动图</w:t>
      </w:r>
    </w:p>
    <w:p w14:paraId="7D2799D8">
      <w:pPr>
        <w:jc w:val="center"/>
        <w:rPr>
          <w:rFonts w:hint="eastAsia"/>
        </w:rPr>
      </w:pPr>
    </w:p>
    <w:p w14:paraId="7345F312">
      <w:pPr>
        <w:pStyle w:val="5"/>
        <w:rPr>
          <w:rFonts w:hint="eastAsia" w:ascii="宋体" w:hAnsi="宋体"/>
          <w:szCs w:val="21"/>
        </w:rPr>
      </w:pPr>
      <w:r>
        <w:rPr>
          <w:rFonts w:hint="eastAsia" w:ascii="宋体" w:hAnsi="宋体"/>
          <w:szCs w:val="21"/>
        </w:rPr>
        <w:t>1</w:t>
      </w:r>
      <w:r>
        <w:rPr>
          <w:rFonts w:ascii="宋体" w:hAnsi="宋体"/>
          <w:szCs w:val="21"/>
        </w:rPr>
        <w:t>.4.</w:t>
      </w:r>
      <w:del w:id="785" w:author="fish [2]" w:date="2025-10-28T16:03:26Z">
        <w:r>
          <w:rPr>
            <w:rFonts w:hint="default" w:ascii="宋体" w:hAnsi="宋体"/>
            <w:szCs w:val="21"/>
            <w:lang w:val="en-US"/>
          </w:rPr>
          <w:delText>19</w:delText>
        </w:r>
      </w:del>
      <w:ins w:id="786" w:author="fish [2]" w:date="2025-10-28T16:03:26Z">
        <w:r>
          <w:rPr>
            <w:rFonts w:hint="eastAsia" w:ascii="宋体" w:hAnsi="宋体"/>
            <w:szCs w:val="21"/>
            <w:lang w:val="en-US" w:eastAsia="zh-CN"/>
          </w:rPr>
          <w:t>20</w:t>
        </w:r>
      </w:ins>
      <w:r>
        <w:rPr>
          <w:rFonts w:hint="eastAsia" w:ascii="宋体" w:hAnsi="宋体"/>
          <w:szCs w:val="21"/>
        </w:rPr>
        <w:t>发表评论</w:t>
      </w:r>
    </w:p>
    <w:p w14:paraId="5D8AE044">
      <w:pPr>
        <w:pStyle w:val="26"/>
        <w:ind w:left="360" w:firstLine="0" w:firstLineChars="0"/>
        <w:rPr>
          <w:rFonts w:hint="eastAsia"/>
        </w:rPr>
      </w:pPr>
      <w:r>
        <w:rPr>
          <w:rFonts w:hint="eastAsia"/>
        </w:rPr>
        <w:t>用例名：发表评论</w:t>
      </w:r>
    </w:p>
    <w:p w14:paraId="33CA6BBE">
      <w:pPr>
        <w:pStyle w:val="26"/>
        <w:ind w:left="360" w:firstLine="0" w:firstLineChars="0"/>
        <w:rPr>
          <w:rFonts w:hint="eastAsia"/>
        </w:rPr>
      </w:pPr>
      <w:r>
        <w:rPr>
          <w:rFonts w:hint="eastAsia"/>
        </w:rPr>
        <w:t>描述：用户可以在体育场馆信息界面发表评论</w:t>
      </w:r>
    </w:p>
    <w:p w14:paraId="77942618">
      <w:pPr>
        <w:pStyle w:val="26"/>
        <w:ind w:left="360" w:firstLine="0" w:firstLineChars="0"/>
        <w:rPr>
          <w:rFonts w:hint="eastAsia"/>
        </w:rPr>
      </w:pPr>
      <w:r>
        <w:rPr>
          <w:rFonts w:hint="eastAsia"/>
        </w:rPr>
        <w:t>参与者：用户、管理员</w:t>
      </w:r>
    </w:p>
    <w:p w14:paraId="09867144">
      <w:pPr>
        <w:pStyle w:val="26"/>
        <w:ind w:left="360" w:firstLine="0" w:firstLineChars="0"/>
        <w:rPr>
          <w:rFonts w:hint="eastAsia"/>
        </w:rPr>
      </w:pPr>
      <w:r>
        <w:rPr>
          <w:rFonts w:hint="eastAsia"/>
        </w:rPr>
        <w:t>前置条件：用户已在本系统登录体育场馆信息存在</w:t>
      </w:r>
    </w:p>
    <w:p w14:paraId="05B3EBA3">
      <w:pPr>
        <w:pStyle w:val="26"/>
        <w:ind w:left="360" w:firstLine="0" w:firstLineChars="0"/>
        <w:rPr>
          <w:rFonts w:hint="eastAsia"/>
        </w:rPr>
      </w:pPr>
      <w:r>
        <w:rPr>
          <w:rFonts w:hint="eastAsia"/>
        </w:rPr>
        <w:t>活动图：</w:t>
      </w:r>
    </w:p>
    <w:p w14:paraId="62638CF3">
      <w:pPr>
        <w:rPr>
          <w:rFonts w:hint="eastAsia"/>
        </w:rPr>
      </w:pPr>
    </w:p>
    <w:p w14:paraId="20234416">
      <w:pPr>
        <w:jc w:val="center"/>
        <w:rPr>
          <w:rFonts w:hint="eastAsia"/>
        </w:rPr>
      </w:pPr>
      <w:r>
        <w:rPr>
          <w:rFonts w:ascii="宋体" w:hAnsi="宋体" w:eastAsia="宋体" w:cs="宋体"/>
          <w:sz w:val="24"/>
          <w:szCs w:val="24"/>
        </w:rPr>
        <w:drawing>
          <wp:inline distT="0" distB="0" distL="114300" distR="114300">
            <wp:extent cx="2793365" cy="4319905"/>
            <wp:effectExtent l="0" t="0" r="635" b="10795"/>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31"/>
                    <a:stretch>
                      <a:fillRect/>
                    </a:stretch>
                  </pic:blipFill>
                  <pic:spPr>
                    <a:xfrm>
                      <a:off x="0" y="0"/>
                      <a:ext cx="2793365" cy="4319905"/>
                    </a:xfrm>
                    <a:prstGeom prst="rect">
                      <a:avLst/>
                    </a:prstGeom>
                    <a:noFill/>
                    <a:ln w="9525">
                      <a:noFill/>
                    </a:ln>
                  </pic:spPr>
                </pic:pic>
              </a:graphicData>
            </a:graphic>
          </wp:inline>
        </w:drawing>
      </w:r>
    </w:p>
    <w:p w14:paraId="03F7B27F">
      <w:pPr>
        <w:pStyle w:val="6"/>
        <w:jc w:val="center"/>
        <w:rPr>
          <w:rFonts w:eastAsiaTheme="minorEastAsia"/>
        </w:rPr>
      </w:pPr>
      <w:r>
        <w:t xml:space="preserve">图 </w:t>
      </w:r>
      <w:r>
        <w:rPr>
          <w:rFonts w:hint="eastAsia"/>
        </w:rPr>
        <w:t>1.4.</w:t>
      </w:r>
      <w:del w:id="787" w:author="fish [2]" w:date="2025-10-28T16:03:28Z">
        <w:r>
          <w:rPr>
            <w:rFonts w:hint="default"/>
            <w:lang w:val="en-US"/>
          </w:rPr>
          <w:delText>19</w:delText>
        </w:r>
      </w:del>
      <w:ins w:id="788" w:author="fish [2]" w:date="2025-10-28T16:03:28Z">
        <w:r>
          <w:rPr>
            <w:rFonts w:hint="eastAsia"/>
            <w:lang w:val="en-US" w:eastAsia="zh-CN"/>
          </w:rPr>
          <w:t>2</w:t>
        </w:r>
      </w:ins>
      <w:ins w:id="789" w:author="fish [2]" w:date="2025-10-28T16:03:29Z">
        <w:r>
          <w:rPr>
            <w:rFonts w:hint="eastAsia"/>
            <w:lang w:val="en-US" w:eastAsia="zh-CN"/>
          </w:rPr>
          <w:t>0</w:t>
        </w:r>
      </w:ins>
      <w:r>
        <w:rPr>
          <w:rFonts w:hint="eastAsia"/>
        </w:rPr>
        <w:t xml:space="preserve"> 发表评论活动图</w:t>
      </w:r>
    </w:p>
    <w:p w14:paraId="508775F2">
      <w:pPr>
        <w:pStyle w:val="5"/>
        <w:rPr>
          <w:rFonts w:hint="eastAsia" w:ascii="宋体" w:hAnsi="宋体"/>
          <w:szCs w:val="21"/>
        </w:rPr>
      </w:pPr>
      <w:r>
        <w:rPr>
          <w:rFonts w:hint="eastAsia" w:ascii="宋体" w:hAnsi="宋体"/>
          <w:szCs w:val="21"/>
        </w:rPr>
        <w:t>1</w:t>
      </w:r>
      <w:r>
        <w:rPr>
          <w:rFonts w:ascii="宋体" w:hAnsi="宋体"/>
          <w:szCs w:val="21"/>
        </w:rPr>
        <w:t>.4.</w:t>
      </w:r>
      <w:r>
        <w:rPr>
          <w:rFonts w:hint="eastAsia" w:ascii="宋体" w:hAnsi="宋体"/>
          <w:szCs w:val="21"/>
        </w:rPr>
        <w:t>2</w:t>
      </w:r>
      <w:del w:id="790" w:author="fish [2]" w:date="2025-10-28T16:03:31Z">
        <w:r>
          <w:rPr>
            <w:rFonts w:hint="default" w:ascii="宋体" w:hAnsi="宋体"/>
            <w:szCs w:val="21"/>
            <w:lang w:val="en-US"/>
          </w:rPr>
          <w:delText>0</w:delText>
        </w:r>
      </w:del>
      <w:ins w:id="791" w:author="fish [2]" w:date="2025-10-28T16:03:31Z">
        <w:r>
          <w:rPr>
            <w:rFonts w:hint="eastAsia" w:ascii="宋体" w:hAnsi="宋体"/>
            <w:szCs w:val="21"/>
            <w:lang w:val="en-US" w:eastAsia="zh-CN"/>
          </w:rPr>
          <w:t>1</w:t>
        </w:r>
      </w:ins>
      <w:r>
        <w:rPr>
          <w:rFonts w:hint="eastAsia" w:ascii="宋体" w:hAnsi="宋体"/>
          <w:szCs w:val="21"/>
        </w:rPr>
        <w:t>删除评论</w:t>
      </w:r>
    </w:p>
    <w:p w14:paraId="77C4AD83">
      <w:pPr>
        <w:pStyle w:val="26"/>
        <w:ind w:left="360" w:firstLine="0" w:firstLineChars="0"/>
        <w:rPr>
          <w:rFonts w:hint="eastAsia"/>
        </w:rPr>
      </w:pPr>
      <w:r>
        <w:rPr>
          <w:rFonts w:hint="eastAsia"/>
        </w:rPr>
        <w:t>用例名：删除评论</w:t>
      </w:r>
    </w:p>
    <w:p w14:paraId="4F416A4F">
      <w:pPr>
        <w:pStyle w:val="26"/>
        <w:ind w:left="360" w:firstLine="0" w:firstLineChars="0"/>
        <w:rPr>
          <w:rFonts w:hint="eastAsia"/>
        </w:rPr>
      </w:pPr>
      <w:r>
        <w:rPr>
          <w:rFonts w:hint="eastAsia"/>
        </w:rPr>
        <w:t>描述：非管理员用户可以将自己发表过的评论删除，管理员可以删除任意评论</w:t>
      </w:r>
    </w:p>
    <w:p w14:paraId="1B982BF2">
      <w:pPr>
        <w:pStyle w:val="26"/>
        <w:ind w:left="360" w:firstLine="0" w:firstLineChars="0"/>
        <w:rPr>
          <w:rFonts w:hint="eastAsia"/>
        </w:rPr>
      </w:pPr>
      <w:r>
        <w:rPr>
          <w:rFonts w:hint="eastAsia"/>
        </w:rPr>
        <w:t>参与者：用户、管理员</w:t>
      </w:r>
    </w:p>
    <w:p w14:paraId="37DAB530">
      <w:pPr>
        <w:pStyle w:val="26"/>
        <w:ind w:left="360" w:firstLine="0" w:firstLineChars="0"/>
        <w:rPr>
          <w:rFonts w:hint="eastAsia"/>
        </w:rPr>
      </w:pPr>
      <w:r>
        <w:rPr>
          <w:rFonts w:hint="eastAsia"/>
        </w:rPr>
        <w:t>前置条件：用户已在本系统登录且体育场馆信息和评论存在</w:t>
      </w:r>
    </w:p>
    <w:p w14:paraId="5C65B6D8">
      <w:pPr>
        <w:pStyle w:val="26"/>
        <w:ind w:left="360" w:firstLine="0" w:firstLineChars="0"/>
        <w:rPr>
          <w:rFonts w:hint="eastAsia"/>
        </w:rPr>
      </w:pPr>
      <w:r>
        <w:rPr>
          <w:rFonts w:hint="eastAsia"/>
        </w:rPr>
        <w:t>活动图：</w:t>
      </w:r>
    </w:p>
    <w:p w14:paraId="45247674">
      <w:pPr>
        <w:rPr>
          <w:rFonts w:hint="eastAsia"/>
        </w:rPr>
      </w:pPr>
    </w:p>
    <w:p w14:paraId="22E10EE4">
      <w:pPr>
        <w:jc w:val="center"/>
        <w:rPr>
          <w:rFonts w:hint="eastAsia"/>
        </w:rPr>
      </w:pPr>
      <w:r>
        <w:drawing>
          <wp:inline distT="0" distB="0" distL="114300" distR="114300">
            <wp:extent cx="3599815" cy="4319905"/>
            <wp:effectExtent l="0" t="0" r="6985" b="10795"/>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32"/>
                    <a:stretch>
                      <a:fillRect/>
                    </a:stretch>
                  </pic:blipFill>
                  <pic:spPr>
                    <a:xfrm>
                      <a:off x="0" y="0"/>
                      <a:ext cx="3599815" cy="4319905"/>
                    </a:xfrm>
                    <a:prstGeom prst="rect">
                      <a:avLst/>
                    </a:prstGeom>
                    <a:noFill/>
                    <a:ln>
                      <a:noFill/>
                    </a:ln>
                  </pic:spPr>
                </pic:pic>
              </a:graphicData>
            </a:graphic>
          </wp:inline>
        </w:drawing>
      </w:r>
    </w:p>
    <w:p w14:paraId="2F0516FF">
      <w:pPr>
        <w:pStyle w:val="6"/>
        <w:jc w:val="center"/>
        <w:rPr>
          <w:rFonts w:eastAsiaTheme="minorEastAsia"/>
        </w:rPr>
      </w:pPr>
      <w:r>
        <w:t xml:space="preserve">图 </w:t>
      </w:r>
      <w:r>
        <w:rPr>
          <w:rFonts w:hint="eastAsia"/>
        </w:rPr>
        <w:t>1.4.2</w:t>
      </w:r>
      <w:del w:id="792" w:author="fish [2]" w:date="2025-10-28T16:03:34Z">
        <w:r>
          <w:rPr>
            <w:rFonts w:hint="default"/>
            <w:lang w:val="en-US"/>
          </w:rPr>
          <w:delText>0</w:delText>
        </w:r>
      </w:del>
      <w:ins w:id="793" w:author="fish [2]" w:date="2025-10-28T16:03:34Z">
        <w:r>
          <w:rPr>
            <w:rFonts w:hint="eastAsia"/>
            <w:lang w:val="en-US" w:eastAsia="zh-CN"/>
          </w:rPr>
          <w:t>1</w:t>
        </w:r>
      </w:ins>
      <w:r>
        <w:rPr>
          <w:rFonts w:hint="eastAsia"/>
        </w:rPr>
        <w:t xml:space="preserve"> 删除评论活动图</w:t>
      </w:r>
    </w:p>
    <w:p w14:paraId="71500A21">
      <w:pPr>
        <w:pStyle w:val="5"/>
        <w:rPr>
          <w:rFonts w:hint="eastAsia" w:ascii="宋体" w:hAnsi="宋体"/>
          <w:szCs w:val="21"/>
        </w:rPr>
      </w:pPr>
      <w:r>
        <w:rPr>
          <w:rFonts w:hint="eastAsia" w:ascii="宋体" w:hAnsi="宋体"/>
          <w:szCs w:val="21"/>
        </w:rPr>
        <w:t>1</w:t>
      </w:r>
      <w:r>
        <w:rPr>
          <w:rFonts w:ascii="宋体" w:hAnsi="宋体"/>
          <w:szCs w:val="21"/>
        </w:rPr>
        <w:t>.4.2</w:t>
      </w:r>
      <w:del w:id="794" w:author="fish [2]" w:date="2025-10-28T16:03:36Z">
        <w:r>
          <w:rPr>
            <w:rFonts w:hint="default" w:ascii="宋体" w:hAnsi="宋体"/>
            <w:szCs w:val="21"/>
            <w:lang w:val="en-US"/>
          </w:rPr>
          <w:delText>1</w:delText>
        </w:r>
      </w:del>
      <w:ins w:id="795" w:author="fish [2]" w:date="2025-10-28T16:03:36Z">
        <w:r>
          <w:rPr>
            <w:rFonts w:hint="eastAsia" w:ascii="宋体" w:hAnsi="宋体"/>
            <w:szCs w:val="21"/>
            <w:lang w:val="en-US" w:eastAsia="zh-CN"/>
          </w:rPr>
          <w:t>2</w:t>
        </w:r>
      </w:ins>
      <w:r>
        <w:rPr>
          <w:rFonts w:hint="eastAsia" w:ascii="宋体" w:hAnsi="宋体"/>
          <w:szCs w:val="21"/>
        </w:rPr>
        <w:t>查看评论</w:t>
      </w:r>
    </w:p>
    <w:p w14:paraId="26A1777F">
      <w:pPr>
        <w:pStyle w:val="26"/>
        <w:ind w:left="360" w:firstLine="0" w:firstLineChars="0"/>
        <w:rPr>
          <w:rFonts w:hint="eastAsia"/>
        </w:rPr>
      </w:pPr>
      <w:r>
        <w:rPr>
          <w:rFonts w:hint="eastAsia"/>
        </w:rPr>
        <w:t>用例名：查看评论</w:t>
      </w:r>
    </w:p>
    <w:p w14:paraId="1B71FF02">
      <w:pPr>
        <w:pStyle w:val="26"/>
        <w:ind w:left="360" w:firstLine="0" w:firstLineChars="0"/>
        <w:rPr>
          <w:rFonts w:hint="eastAsia"/>
        </w:rPr>
      </w:pPr>
      <w:r>
        <w:rPr>
          <w:rFonts w:hint="eastAsia"/>
        </w:rPr>
        <w:t>描述：用户可以查看体育场馆界面发表的评论。</w:t>
      </w:r>
    </w:p>
    <w:p w14:paraId="7F50A838">
      <w:pPr>
        <w:pStyle w:val="26"/>
        <w:ind w:left="360" w:firstLine="0" w:firstLineChars="0"/>
        <w:rPr>
          <w:rFonts w:hint="eastAsia"/>
        </w:rPr>
      </w:pPr>
      <w:r>
        <w:rPr>
          <w:rFonts w:hint="eastAsia"/>
        </w:rPr>
        <w:t>参与者：用户、管理员</w:t>
      </w:r>
    </w:p>
    <w:p w14:paraId="54526AE6">
      <w:pPr>
        <w:pStyle w:val="26"/>
        <w:ind w:left="360" w:firstLine="0" w:firstLineChars="0"/>
        <w:rPr>
          <w:rFonts w:hint="eastAsia"/>
        </w:rPr>
      </w:pPr>
      <w:r>
        <w:rPr>
          <w:rFonts w:hint="eastAsia"/>
        </w:rPr>
        <w:t>前置条件：用户已在本系统登录且体育场馆信息和评论存在</w:t>
      </w:r>
    </w:p>
    <w:p w14:paraId="78DBCB73">
      <w:pPr>
        <w:pStyle w:val="26"/>
        <w:ind w:left="360" w:firstLine="0" w:firstLineChars="0"/>
        <w:rPr>
          <w:rFonts w:hint="eastAsia"/>
        </w:rPr>
      </w:pPr>
      <w:r>
        <w:rPr>
          <w:rFonts w:hint="eastAsia"/>
        </w:rPr>
        <w:t>活动图：</w:t>
      </w:r>
    </w:p>
    <w:p w14:paraId="2318E913">
      <w:pPr>
        <w:rPr>
          <w:rFonts w:hint="eastAsia"/>
        </w:rPr>
      </w:pPr>
    </w:p>
    <w:p w14:paraId="0DB23FC5">
      <w:pPr>
        <w:jc w:val="center"/>
        <w:rPr>
          <w:rFonts w:hint="eastAsia"/>
        </w:rPr>
      </w:pPr>
      <w:r>
        <w:rPr>
          <w:rFonts w:ascii="宋体" w:hAnsi="宋体" w:eastAsia="宋体" w:cs="宋体"/>
          <w:sz w:val="24"/>
          <w:szCs w:val="24"/>
        </w:rPr>
        <w:drawing>
          <wp:inline distT="0" distB="0" distL="114300" distR="114300">
            <wp:extent cx="1807845" cy="3599815"/>
            <wp:effectExtent l="0" t="0" r="8255" b="6985"/>
            <wp:docPr id="1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descr="IMG_256"/>
                    <pic:cNvPicPr>
                      <a:picLocks noChangeAspect="1"/>
                    </pic:cNvPicPr>
                  </pic:nvPicPr>
                  <pic:blipFill>
                    <a:blip r:embed="rId33"/>
                    <a:stretch>
                      <a:fillRect/>
                    </a:stretch>
                  </pic:blipFill>
                  <pic:spPr>
                    <a:xfrm>
                      <a:off x="0" y="0"/>
                      <a:ext cx="1807845" cy="3599815"/>
                    </a:xfrm>
                    <a:prstGeom prst="rect">
                      <a:avLst/>
                    </a:prstGeom>
                    <a:noFill/>
                    <a:ln w="9525">
                      <a:noFill/>
                    </a:ln>
                  </pic:spPr>
                </pic:pic>
              </a:graphicData>
            </a:graphic>
          </wp:inline>
        </w:drawing>
      </w:r>
    </w:p>
    <w:p w14:paraId="0A450F15">
      <w:pPr>
        <w:pStyle w:val="6"/>
        <w:jc w:val="center"/>
        <w:rPr>
          <w:rFonts w:eastAsiaTheme="minorEastAsia"/>
        </w:rPr>
      </w:pPr>
      <w:r>
        <w:t xml:space="preserve">图 </w:t>
      </w:r>
      <w:r>
        <w:rPr>
          <w:rFonts w:hint="eastAsia"/>
        </w:rPr>
        <w:t>1.4.2</w:t>
      </w:r>
      <w:del w:id="796" w:author="fish [2]" w:date="2025-10-28T16:03:38Z">
        <w:r>
          <w:rPr>
            <w:rFonts w:hint="default"/>
            <w:lang w:val="en-US"/>
          </w:rPr>
          <w:delText>1</w:delText>
        </w:r>
      </w:del>
      <w:ins w:id="797" w:author="fish [2]" w:date="2025-10-28T16:03:38Z">
        <w:r>
          <w:rPr>
            <w:rFonts w:hint="eastAsia"/>
            <w:lang w:val="en-US" w:eastAsia="zh-CN"/>
          </w:rPr>
          <w:t>2</w:t>
        </w:r>
      </w:ins>
      <w:r>
        <w:rPr>
          <w:rFonts w:hint="eastAsia"/>
        </w:rPr>
        <w:t xml:space="preserve"> 查看评论活动图</w:t>
      </w:r>
    </w:p>
    <w:p w14:paraId="16605A0B">
      <w:pPr>
        <w:pStyle w:val="5"/>
        <w:rPr>
          <w:rFonts w:hint="eastAsia" w:ascii="宋体" w:hAnsi="宋体"/>
          <w:szCs w:val="21"/>
        </w:rPr>
      </w:pPr>
      <w:r>
        <w:rPr>
          <w:rFonts w:hint="eastAsia" w:ascii="宋体" w:hAnsi="宋体"/>
          <w:szCs w:val="21"/>
        </w:rPr>
        <w:t>1</w:t>
      </w:r>
      <w:r>
        <w:rPr>
          <w:rFonts w:ascii="宋体" w:hAnsi="宋体"/>
          <w:szCs w:val="21"/>
        </w:rPr>
        <w:t>.4.2</w:t>
      </w:r>
      <w:del w:id="798" w:author="fish [2]" w:date="2025-10-28T16:03:39Z">
        <w:r>
          <w:rPr>
            <w:rFonts w:hint="default" w:ascii="宋体" w:hAnsi="宋体"/>
            <w:szCs w:val="21"/>
            <w:lang w:val="en-US"/>
          </w:rPr>
          <w:delText>2</w:delText>
        </w:r>
      </w:del>
      <w:ins w:id="799" w:author="fish [2]" w:date="2025-10-28T16:03:39Z">
        <w:r>
          <w:rPr>
            <w:rFonts w:hint="eastAsia" w:ascii="宋体" w:hAnsi="宋体"/>
            <w:szCs w:val="21"/>
            <w:lang w:val="en-US" w:eastAsia="zh-CN"/>
          </w:rPr>
          <w:t>3</w:t>
        </w:r>
      </w:ins>
      <w:r>
        <w:rPr>
          <w:rFonts w:hint="eastAsia" w:ascii="宋体" w:hAnsi="宋体"/>
          <w:szCs w:val="21"/>
        </w:rPr>
        <w:t>审核评论</w:t>
      </w:r>
    </w:p>
    <w:p w14:paraId="096B216E">
      <w:pPr>
        <w:pStyle w:val="26"/>
        <w:ind w:left="360" w:firstLine="0" w:firstLineChars="0"/>
        <w:rPr>
          <w:rFonts w:hint="eastAsia"/>
        </w:rPr>
      </w:pPr>
      <w:r>
        <w:rPr>
          <w:rFonts w:hint="eastAsia"/>
        </w:rPr>
        <w:t>用例名：审核评论</w:t>
      </w:r>
    </w:p>
    <w:p w14:paraId="6DEE2CBC">
      <w:pPr>
        <w:pStyle w:val="26"/>
        <w:ind w:left="360" w:firstLine="0" w:firstLineChars="0"/>
        <w:rPr>
          <w:rFonts w:hint="eastAsia"/>
        </w:rPr>
      </w:pPr>
      <w:r>
        <w:rPr>
          <w:rFonts w:hint="eastAsia"/>
        </w:rPr>
        <w:t>描述：管理员需要对非管理员用户发布的评论进行审核，审核通过则可以成功发布，否则发布失败。</w:t>
      </w:r>
    </w:p>
    <w:p w14:paraId="653715D7">
      <w:pPr>
        <w:pStyle w:val="26"/>
        <w:ind w:left="360" w:firstLine="0" w:firstLineChars="0"/>
        <w:rPr>
          <w:rFonts w:hint="eastAsia"/>
        </w:rPr>
      </w:pPr>
      <w:r>
        <w:rPr>
          <w:rFonts w:hint="eastAsia"/>
        </w:rPr>
        <w:t>参与者：管理员</w:t>
      </w:r>
    </w:p>
    <w:p w14:paraId="0D4DC887">
      <w:pPr>
        <w:pStyle w:val="26"/>
        <w:ind w:left="360" w:firstLine="0" w:firstLineChars="0"/>
        <w:rPr>
          <w:rFonts w:hint="eastAsia"/>
        </w:rPr>
      </w:pPr>
      <w:r>
        <w:rPr>
          <w:rFonts w:hint="eastAsia"/>
        </w:rPr>
        <w:t>前置条件：用户已在本系统登录且发布了评论</w:t>
      </w:r>
    </w:p>
    <w:p w14:paraId="7C129A56">
      <w:pPr>
        <w:pStyle w:val="26"/>
        <w:ind w:left="360" w:firstLine="0" w:firstLineChars="0"/>
        <w:rPr>
          <w:rFonts w:hint="eastAsia"/>
        </w:rPr>
      </w:pPr>
      <w:r>
        <w:rPr>
          <w:rFonts w:hint="eastAsia"/>
        </w:rPr>
        <w:t>活动图：</w:t>
      </w:r>
    </w:p>
    <w:p w14:paraId="70B7D764">
      <w:pPr>
        <w:rPr>
          <w:rFonts w:hint="eastAsia"/>
        </w:rPr>
      </w:pPr>
    </w:p>
    <w:p w14:paraId="57CF04CC">
      <w:pPr>
        <w:jc w:val="center"/>
        <w:rPr>
          <w:rFonts w:hint="eastAsia"/>
        </w:rPr>
      </w:pPr>
      <w:r>
        <w:rPr>
          <w:rFonts w:ascii="宋体" w:hAnsi="宋体" w:eastAsia="宋体" w:cs="宋体"/>
          <w:sz w:val="24"/>
          <w:szCs w:val="24"/>
        </w:rPr>
        <w:drawing>
          <wp:inline distT="0" distB="0" distL="114300" distR="114300">
            <wp:extent cx="3712210" cy="3599815"/>
            <wp:effectExtent l="0" t="0" r="8890" b="6985"/>
            <wp:docPr id="20"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descr="IMG_256"/>
                    <pic:cNvPicPr>
                      <a:picLocks noChangeAspect="1"/>
                    </pic:cNvPicPr>
                  </pic:nvPicPr>
                  <pic:blipFill>
                    <a:blip r:embed="rId34"/>
                    <a:stretch>
                      <a:fillRect/>
                    </a:stretch>
                  </pic:blipFill>
                  <pic:spPr>
                    <a:xfrm>
                      <a:off x="0" y="0"/>
                      <a:ext cx="3712210" cy="3599815"/>
                    </a:xfrm>
                    <a:prstGeom prst="rect">
                      <a:avLst/>
                    </a:prstGeom>
                    <a:noFill/>
                    <a:ln w="9525">
                      <a:noFill/>
                    </a:ln>
                  </pic:spPr>
                </pic:pic>
              </a:graphicData>
            </a:graphic>
          </wp:inline>
        </w:drawing>
      </w:r>
    </w:p>
    <w:p w14:paraId="3BF7EE7C">
      <w:pPr>
        <w:pStyle w:val="6"/>
        <w:jc w:val="center"/>
        <w:rPr>
          <w:rFonts w:eastAsiaTheme="minorEastAsia"/>
        </w:rPr>
      </w:pPr>
      <w:r>
        <w:t xml:space="preserve">图 </w:t>
      </w:r>
      <w:r>
        <w:rPr>
          <w:rFonts w:hint="eastAsia"/>
        </w:rPr>
        <w:t>1.4.2</w:t>
      </w:r>
      <w:del w:id="800" w:author="fish [2]" w:date="2025-10-28T16:03:41Z">
        <w:r>
          <w:rPr>
            <w:rFonts w:hint="default"/>
            <w:lang w:val="en-US"/>
          </w:rPr>
          <w:delText>2</w:delText>
        </w:r>
      </w:del>
      <w:ins w:id="801" w:author="fish [2]" w:date="2025-10-28T16:03:41Z">
        <w:r>
          <w:rPr>
            <w:rFonts w:hint="eastAsia"/>
            <w:lang w:val="en-US" w:eastAsia="zh-CN"/>
          </w:rPr>
          <w:t>3</w:t>
        </w:r>
      </w:ins>
      <w:r>
        <w:rPr>
          <w:rFonts w:hint="eastAsia"/>
        </w:rPr>
        <w:t xml:space="preserve"> 审核评论活动图</w:t>
      </w:r>
    </w:p>
    <w:p w14:paraId="3184E5DC">
      <w:pPr>
        <w:pStyle w:val="3"/>
        <w:rPr>
          <w:rFonts w:hint="eastAsia"/>
        </w:rPr>
      </w:pPr>
      <w:bookmarkStart w:id="16" w:name="_Toc148635500"/>
      <w:r>
        <w:rPr>
          <w:rFonts w:hint="eastAsia"/>
        </w:rPr>
        <w:t>2、性能规定</w:t>
      </w:r>
      <w:bookmarkEnd w:id="16"/>
    </w:p>
    <w:p w14:paraId="52730874">
      <w:pPr>
        <w:pStyle w:val="4"/>
        <w:rPr>
          <w:rFonts w:hint="eastAsia"/>
        </w:rPr>
      </w:pPr>
      <w:r>
        <w:tab/>
      </w:r>
      <w:bookmarkStart w:id="17" w:name="_Toc148635501"/>
      <w:r>
        <w:t>2.1</w:t>
      </w:r>
      <w:r>
        <w:rPr>
          <w:rFonts w:hint="eastAsia"/>
        </w:rPr>
        <w:t>精度</w:t>
      </w:r>
      <w:bookmarkEnd w:id="17"/>
    </w:p>
    <w:p w14:paraId="22183AAF">
      <w:pPr>
        <w:spacing w:line="360" w:lineRule="auto"/>
        <w:ind w:firstLine="420"/>
        <w:rPr>
          <w:rFonts w:hint="eastAsia" w:ascii="宋体" w:hAnsi="宋体" w:eastAsia="宋体"/>
        </w:rPr>
      </w:pPr>
      <w:r>
        <w:rPr>
          <w:rFonts w:hint="eastAsia" w:ascii="宋体" w:hAnsi="宋体" w:eastAsia="宋体"/>
        </w:rPr>
        <w:t>用户信息、</w:t>
      </w:r>
      <w:del w:id="802" w:author="fish [2]" w:date="2025-10-28T11:39:25Z">
        <w:r>
          <w:rPr>
            <w:rFonts w:hint="default" w:ascii="宋体" w:hAnsi="宋体" w:eastAsia="宋体"/>
            <w:lang w:val="en-US"/>
          </w:rPr>
          <w:delText>志愿活动</w:delText>
        </w:r>
      </w:del>
      <w:ins w:id="803" w:author="fish [2]" w:date="2025-10-28T11:39:26Z">
        <w:r>
          <w:rPr>
            <w:rFonts w:hint="eastAsia" w:ascii="宋体" w:hAnsi="宋体" w:eastAsia="宋体"/>
            <w:lang w:val="en-US" w:eastAsia="zh-CN"/>
          </w:rPr>
          <w:t>场馆</w:t>
        </w:r>
      </w:ins>
      <w:ins w:id="804" w:author="fish [2]" w:date="2025-10-28T11:39:27Z">
        <w:r>
          <w:rPr>
            <w:rFonts w:hint="eastAsia" w:ascii="宋体" w:hAnsi="宋体" w:eastAsia="宋体"/>
            <w:lang w:val="en-US" w:eastAsia="zh-CN"/>
          </w:rPr>
          <w:t>信息</w:t>
        </w:r>
      </w:ins>
      <w:del w:id="805" w:author="fish [2]" w:date="2025-10-28T11:39:29Z">
        <w:r>
          <w:rPr>
            <w:rFonts w:hint="eastAsia" w:ascii="宋体" w:hAnsi="宋体" w:eastAsia="宋体"/>
          </w:rPr>
          <w:delText>信息</w:delText>
        </w:r>
      </w:del>
      <w:r>
        <w:rPr>
          <w:rFonts w:hint="eastAsia" w:ascii="宋体" w:hAnsi="宋体" w:eastAsia="宋体"/>
        </w:rPr>
        <w:t>、</w:t>
      </w:r>
      <w:ins w:id="806" w:author="fish [2]" w:date="2025-10-28T11:39:32Z">
        <w:r>
          <w:rPr>
            <w:rFonts w:hint="eastAsia" w:ascii="宋体" w:hAnsi="宋体" w:eastAsia="宋体"/>
            <w:lang w:val="en-US" w:eastAsia="zh-CN"/>
          </w:rPr>
          <w:t>场地</w:t>
        </w:r>
      </w:ins>
      <w:ins w:id="807" w:author="fish [2]" w:date="2025-10-28T11:39:33Z">
        <w:r>
          <w:rPr>
            <w:rFonts w:hint="eastAsia" w:ascii="宋体" w:hAnsi="宋体" w:eastAsia="宋体"/>
            <w:lang w:val="en-US" w:eastAsia="zh-CN"/>
          </w:rPr>
          <w:t>信息</w:t>
        </w:r>
      </w:ins>
      <w:ins w:id="808" w:author="fish [2]" w:date="2025-10-28T11:39:34Z">
        <w:r>
          <w:rPr>
            <w:rFonts w:hint="eastAsia" w:ascii="宋体" w:hAnsi="宋体" w:eastAsia="宋体"/>
            <w:lang w:val="en-US" w:eastAsia="zh-CN"/>
          </w:rPr>
          <w:t>、</w:t>
        </w:r>
      </w:ins>
      <w:ins w:id="809" w:author="fish [2]" w:date="2025-10-28T11:39:39Z">
        <w:r>
          <w:rPr>
            <w:rFonts w:hint="eastAsia" w:ascii="宋体" w:hAnsi="宋体" w:eastAsia="宋体"/>
            <w:lang w:val="en-US" w:eastAsia="zh-CN"/>
          </w:rPr>
          <w:t>预约</w:t>
        </w:r>
      </w:ins>
      <w:del w:id="810" w:author="fish [2]" w:date="2025-10-28T11:39:35Z">
        <w:r>
          <w:rPr>
            <w:rFonts w:hint="eastAsia" w:ascii="宋体" w:hAnsi="宋体" w:eastAsia="宋体"/>
          </w:rPr>
          <w:delText>报名</w:delText>
        </w:r>
      </w:del>
      <w:r>
        <w:rPr>
          <w:rFonts w:hint="eastAsia" w:ascii="宋体" w:hAnsi="宋体" w:eastAsia="宋体"/>
        </w:rPr>
        <w:t>信息、</w:t>
      </w:r>
      <w:del w:id="811" w:author="fish [2]" w:date="2025-10-28T11:39:44Z">
        <w:r>
          <w:rPr>
            <w:rFonts w:hint="eastAsia" w:ascii="宋体" w:hAnsi="宋体" w:eastAsia="宋体"/>
          </w:rPr>
          <w:delText>主题帖、</w:delText>
        </w:r>
      </w:del>
      <w:r>
        <w:rPr>
          <w:rFonts w:hint="eastAsia" w:ascii="宋体" w:hAnsi="宋体" w:eastAsia="宋体"/>
        </w:rPr>
        <w:t>评论都需要按照符合条件的输入进行保存，否则提示重新输入。</w:t>
      </w:r>
    </w:p>
    <w:p w14:paraId="16901EAC">
      <w:pPr>
        <w:rPr>
          <w:rFonts w:hint="eastAsia"/>
        </w:rPr>
      </w:pPr>
    </w:p>
    <w:p w14:paraId="31F570D2">
      <w:pPr>
        <w:pStyle w:val="4"/>
        <w:rPr>
          <w:rFonts w:hint="eastAsia"/>
        </w:rPr>
      </w:pPr>
      <w:r>
        <w:tab/>
      </w:r>
      <w:bookmarkStart w:id="18" w:name="_Toc148635502"/>
      <w:r>
        <w:t>2.2</w:t>
      </w:r>
      <w:r>
        <w:rPr>
          <w:rFonts w:hint="eastAsia"/>
        </w:rPr>
        <w:t>时间特性要求</w:t>
      </w:r>
      <w:bookmarkEnd w:id="18"/>
    </w:p>
    <w:p w14:paraId="2FF5F4F1">
      <w:pPr>
        <w:numPr>
          <w:ilvl w:val="0"/>
          <w:numId w:val="2"/>
        </w:numPr>
        <w:spacing w:line="360" w:lineRule="auto"/>
        <w:rPr>
          <w:rFonts w:hint="eastAsia" w:ascii="宋体" w:hAnsi="宋体" w:eastAsia="宋体"/>
        </w:rPr>
      </w:pPr>
      <w:r>
        <w:rPr>
          <w:rFonts w:hint="eastAsia" w:ascii="宋体" w:hAnsi="宋体" w:eastAsia="宋体"/>
        </w:rPr>
        <w:t>服务器响应时间：小于1.5秒；</w:t>
      </w:r>
    </w:p>
    <w:p w14:paraId="09C2946D">
      <w:pPr>
        <w:numPr>
          <w:ilvl w:val="0"/>
          <w:numId w:val="2"/>
        </w:numPr>
        <w:spacing w:line="360" w:lineRule="auto"/>
        <w:rPr>
          <w:rFonts w:hint="eastAsia" w:ascii="宋体" w:hAnsi="宋体" w:eastAsia="宋体"/>
        </w:rPr>
      </w:pPr>
      <w:r>
        <w:rPr>
          <w:rFonts w:hint="eastAsia" w:ascii="宋体" w:hAnsi="宋体" w:eastAsia="宋体"/>
        </w:rPr>
        <w:t>注册信息验证发送时间：小于2秒；</w:t>
      </w:r>
    </w:p>
    <w:p w14:paraId="08C4C908">
      <w:pPr>
        <w:numPr>
          <w:ilvl w:val="0"/>
          <w:numId w:val="2"/>
        </w:numPr>
        <w:spacing w:line="360" w:lineRule="auto"/>
        <w:rPr>
          <w:rFonts w:hint="eastAsia" w:ascii="宋体" w:hAnsi="宋体" w:eastAsia="宋体"/>
        </w:rPr>
      </w:pPr>
      <w:r>
        <w:rPr>
          <w:rFonts w:hint="eastAsia" w:ascii="宋体" w:hAnsi="宋体" w:eastAsia="宋体"/>
        </w:rPr>
        <w:t>账户登陆响应时间：小于1秒；</w:t>
      </w:r>
    </w:p>
    <w:p w14:paraId="0060EA90">
      <w:pPr>
        <w:numPr>
          <w:ilvl w:val="0"/>
          <w:numId w:val="2"/>
        </w:numPr>
        <w:spacing w:line="360" w:lineRule="auto"/>
        <w:rPr>
          <w:rFonts w:hint="eastAsia" w:ascii="宋体" w:hAnsi="宋体" w:eastAsia="宋体"/>
        </w:rPr>
      </w:pPr>
      <w:r>
        <w:rPr>
          <w:rFonts w:hint="eastAsia" w:ascii="宋体" w:hAnsi="宋体" w:eastAsia="宋体"/>
        </w:rPr>
        <w:t>发布体育场馆信息处理时间：小于1秒；</w:t>
      </w:r>
    </w:p>
    <w:p w14:paraId="211341B3">
      <w:pPr>
        <w:numPr>
          <w:ilvl w:val="0"/>
          <w:numId w:val="2"/>
        </w:numPr>
        <w:spacing w:line="360" w:lineRule="auto"/>
        <w:rPr>
          <w:rFonts w:hint="eastAsia" w:ascii="宋体" w:hAnsi="宋体" w:eastAsia="宋体"/>
        </w:rPr>
      </w:pPr>
      <w:r>
        <w:rPr>
          <w:rFonts w:hint="eastAsia" w:ascii="宋体" w:hAnsi="宋体" w:eastAsia="宋体"/>
        </w:rPr>
        <w:t>修改体育场馆信息处理时间：小于1秒；</w:t>
      </w:r>
    </w:p>
    <w:p w14:paraId="7ACC2A05">
      <w:pPr>
        <w:numPr>
          <w:ilvl w:val="0"/>
          <w:numId w:val="2"/>
        </w:numPr>
        <w:spacing w:line="360" w:lineRule="auto"/>
        <w:rPr>
          <w:rFonts w:hint="eastAsia" w:ascii="宋体" w:hAnsi="宋体" w:eastAsia="宋体"/>
        </w:rPr>
      </w:pPr>
      <w:r>
        <w:rPr>
          <w:rFonts w:hint="eastAsia" w:ascii="宋体" w:hAnsi="宋体" w:eastAsia="宋体"/>
        </w:rPr>
        <w:t>查看体育场馆信息处理时间：小于1秒；</w:t>
      </w:r>
    </w:p>
    <w:p w14:paraId="057500AD">
      <w:pPr>
        <w:numPr>
          <w:ilvl w:val="0"/>
          <w:numId w:val="2"/>
        </w:numPr>
        <w:spacing w:line="360" w:lineRule="auto"/>
        <w:rPr>
          <w:rFonts w:hint="eastAsia" w:ascii="宋体" w:hAnsi="宋体" w:eastAsia="宋体"/>
        </w:rPr>
      </w:pPr>
      <w:r>
        <w:rPr>
          <w:rFonts w:hint="eastAsia" w:ascii="宋体" w:hAnsi="宋体" w:eastAsia="宋体"/>
        </w:rPr>
        <w:t>审核体育场馆信息处理时间：小于1秒；</w:t>
      </w:r>
    </w:p>
    <w:p w14:paraId="74A78DE3">
      <w:pPr>
        <w:numPr>
          <w:ilvl w:val="0"/>
          <w:numId w:val="2"/>
        </w:numPr>
        <w:spacing w:line="360" w:lineRule="auto"/>
        <w:rPr>
          <w:rFonts w:hint="eastAsia" w:ascii="宋体" w:hAnsi="宋体" w:eastAsia="宋体"/>
        </w:rPr>
      </w:pPr>
      <w:r>
        <w:rPr>
          <w:rFonts w:hint="eastAsia" w:ascii="宋体" w:hAnsi="宋体" w:eastAsia="宋体"/>
        </w:rPr>
        <w:t>删除体育场馆信息处理时间：小于1秒；</w:t>
      </w:r>
    </w:p>
    <w:p w14:paraId="5AFB41A3">
      <w:pPr>
        <w:numPr>
          <w:ilvl w:val="0"/>
          <w:numId w:val="2"/>
        </w:numPr>
        <w:spacing w:line="360" w:lineRule="auto"/>
        <w:rPr>
          <w:rFonts w:hint="eastAsia" w:ascii="宋体" w:hAnsi="宋体" w:eastAsia="宋体"/>
        </w:rPr>
      </w:pPr>
      <w:r>
        <w:rPr>
          <w:rFonts w:hint="eastAsia" w:ascii="宋体" w:hAnsi="宋体" w:eastAsia="宋体"/>
        </w:rPr>
        <w:t>评论发布处理时间：小于2秒；</w:t>
      </w:r>
    </w:p>
    <w:p w14:paraId="7411F3F0">
      <w:pPr>
        <w:numPr>
          <w:ilvl w:val="0"/>
          <w:numId w:val="2"/>
        </w:numPr>
        <w:spacing w:line="360" w:lineRule="auto"/>
        <w:rPr>
          <w:rFonts w:hint="eastAsia" w:ascii="宋体" w:hAnsi="宋体" w:eastAsia="宋体"/>
        </w:rPr>
      </w:pPr>
      <w:r>
        <w:rPr>
          <w:rFonts w:hint="eastAsia" w:ascii="宋体" w:hAnsi="宋体" w:eastAsia="宋体"/>
        </w:rPr>
        <w:t>评论删除处理时间：小于1秒；</w:t>
      </w:r>
    </w:p>
    <w:p w14:paraId="6FC82357">
      <w:pPr>
        <w:numPr>
          <w:ilvl w:val="0"/>
          <w:numId w:val="2"/>
        </w:numPr>
        <w:spacing w:line="360" w:lineRule="auto"/>
        <w:rPr>
          <w:rFonts w:hint="eastAsia" w:ascii="宋体" w:hAnsi="宋体" w:eastAsia="宋体"/>
        </w:rPr>
      </w:pPr>
      <w:r>
        <w:rPr>
          <w:rFonts w:hint="eastAsia" w:ascii="宋体" w:hAnsi="宋体" w:eastAsia="宋体"/>
        </w:rPr>
        <w:t>评论查看处理时间：小于1秒；</w:t>
      </w:r>
    </w:p>
    <w:p w14:paraId="6C00A2D6">
      <w:pPr>
        <w:numPr>
          <w:ilvl w:val="0"/>
          <w:numId w:val="2"/>
        </w:numPr>
        <w:spacing w:line="360" w:lineRule="auto"/>
        <w:rPr>
          <w:rFonts w:hint="eastAsia" w:ascii="宋体" w:hAnsi="宋体" w:eastAsia="宋体"/>
        </w:rPr>
      </w:pPr>
      <w:r>
        <w:rPr>
          <w:rFonts w:hint="eastAsia" w:ascii="宋体" w:hAnsi="宋体" w:eastAsia="宋体"/>
        </w:rPr>
        <w:t>评论审核处理时间：小于一秒；</w:t>
      </w:r>
    </w:p>
    <w:p w14:paraId="6F73CAAC">
      <w:pPr>
        <w:numPr>
          <w:ilvl w:val="0"/>
          <w:numId w:val="2"/>
        </w:numPr>
        <w:spacing w:line="360" w:lineRule="auto"/>
        <w:rPr>
          <w:del w:id="812" w:author="fish [2]" w:date="2025-10-28T11:40:07Z"/>
          <w:rFonts w:hint="eastAsia" w:ascii="宋体" w:hAnsi="宋体" w:eastAsia="宋体"/>
        </w:rPr>
      </w:pPr>
      <w:del w:id="813" w:author="fish [2]" w:date="2025-10-28T11:40:07Z">
        <w:r>
          <w:rPr>
            <w:rFonts w:hint="eastAsia" w:ascii="宋体" w:hAnsi="宋体" w:eastAsia="宋体"/>
          </w:rPr>
          <w:delText>收藏体育场馆处理时间：小于1秒；</w:delText>
        </w:r>
      </w:del>
    </w:p>
    <w:p w14:paraId="48332E15">
      <w:pPr>
        <w:numPr>
          <w:ilvl w:val="0"/>
          <w:numId w:val="2"/>
        </w:numPr>
        <w:spacing w:line="360" w:lineRule="auto"/>
        <w:rPr>
          <w:del w:id="814" w:author="fish [2]" w:date="2025-10-28T11:40:07Z"/>
          <w:rFonts w:hint="eastAsia" w:ascii="宋体" w:hAnsi="宋体" w:eastAsia="宋体"/>
        </w:rPr>
      </w:pPr>
      <w:del w:id="815" w:author="fish [2]" w:date="2025-10-28T11:40:07Z">
        <w:r>
          <w:rPr>
            <w:rFonts w:hint="eastAsia" w:ascii="宋体" w:hAnsi="宋体" w:eastAsia="宋体"/>
          </w:rPr>
          <w:delText>取消收藏体育场馆处理时间：小于1秒；</w:delText>
        </w:r>
      </w:del>
    </w:p>
    <w:p w14:paraId="6E7BB05F">
      <w:pPr>
        <w:numPr>
          <w:ilvl w:val="0"/>
          <w:numId w:val="2"/>
        </w:numPr>
        <w:spacing w:line="360" w:lineRule="auto"/>
        <w:rPr>
          <w:rFonts w:hint="eastAsia" w:ascii="宋体" w:hAnsi="宋体" w:eastAsia="宋体"/>
        </w:rPr>
      </w:pPr>
      <w:r>
        <w:rPr>
          <w:rFonts w:hint="eastAsia" w:ascii="宋体" w:hAnsi="宋体" w:eastAsia="宋体"/>
        </w:rPr>
        <w:t>提交场馆预约信息处理时间：小于1秒；</w:t>
      </w:r>
    </w:p>
    <w:p w14:paraId="1A2A1710">
      <w:pPr>
        <w:numPr>
          <w:ilvl w:val="0"/>
          <w:numId w:val="2"/>
        </w:numPr>
        <w:spacing w:line="360" w:lineRule="auto"/>
        <w:rPr>
          <w:rFonts w:hint="eastAsia" w:ascii="宋体" w:hAnsi="宋体" w:eastAsia="宋体"/>
        </w:rPr>
      </w:pPr>
      <w:r>
        <w:rPr>
          <w:rFonts w:hint="eastAsia" w:ascii="宋体" w:hAnsi="宋体" w:eastAsia="宋体"/>
        </w:rPr>
        <w:t>取消场馆预约信息处理时间：小于1秒；</w:t>
      </w:r>
    </w:p>
    <w:p w14:paraId="5BC37FAD">
      <w:pPr>
        <w:numPr>
          <w:ilvl w:val="0"/>
          <w:numId w:val="2"/>
        </w:numPr>
        <w:spacing w:line="360" w:lineRule="auto"/>
        <w:rPr>
          <w:rFonts w:hint="eastAsia" w:ascii="宋体" w:hAnsi="宋体" w:eastAsia="宋体"/>
        </w:rPr>
      </w:pPr>
      <w:r>
        <w:rPr>
          <w:rFonts w:hint="eastAsia" w:ascii="宋体" w:hAnsi="宋体" w:eastAsia="宋体"/>
        </w:rPr>
        <w:t>查看场馆预约信息处理时间：小于1秒；</w:t>
      </w:r>
    </w:p>
    <w:p w14:paraId="7605F8E5">
      <w:pPr>
        <w:numPr>
          <w:ilvl w:val="0"/>
          <w:numId w:val="2"/>
        </w:numPr>
        <w:spacing w:line="360" w:lineRule="auto"/>
        <w:rPr>
          <w:rFonts w:hint="eastAsia" w:ascii="宋体" w:hAnsi="宋体" w:eastAsia="宋体"/>
        </w:rPr>
      </w:pPr>
      <w:r>
        <w:rPr>
          <w:rFonts w:hint="eastAsia" w:ascii="宋体" w:hAnsi="宋体" w:eastAsia="宋体"/>
        </w:rPr>
        <w:t>审核场馆预约信息处理时间：小于1秒；</w:t>
      </w:r>
    </w:p>
    <w:p w14:paraId="5E2A5C5B">
      <w:pPr>
        <w:numPr>
          <w:ilvl w:val="0"/>
          <w:numId w:val="2"/>
        </w:numPr>
        <w:spacing w:line="360" w:lineRule="auto"/>
        <w:rPr>
          <w:rFonts w:hint="eastAsia" w:ascii="宋体" w:hAnsi="宋体" w:eastAsia="宋体"/>
        </w:rPr>
      </w:pPr>
      <w:r>
        <w:rPr>
          <w:rFonts w:hint="eastAsia" w:ascii="宋体" w:hAnsi="宋体" w:eastAsia="宋体"/>
        </w:rPr>
        <w:t>修改用户信息处理时间：小于1秒；</w:t>
      </w:r>
    </w:p>
    <w:p w14:paraId="1A25EFF2">
      <w:pPr>
        <w:numPr>
          <w:ilvl w:val="0"/>
          <w:numId w:val="2"/>
        </w:numPr>
        <w:spacing w:line="360" w:lineRule="auto"/>
        <w:rPr>
          <w:rFonts w:hint="eastAsia" w:ascii="宋体" w:hAnsi="宋体" w:eastAsia="宋体"/>
        </w:rPr>
      </w:pPr>
      <w:r>
        <w:rPr>
          <w:rFonts w:hint="eastAsia" w:ascii="宋体" w:hAnsi="宋体" w:eastAsia="宋体"/>
        </w:rPr>
        <w:t>找回密码响应时间：小于1秒；</w:t>
      </w:r>
    </w:p>
    <w:p w14:paraId="3C72C512">
      <w:pPr>
        <w:rPr>
          <w:rFonts w:hint="eastAsia" w:ascii="宋体" w:hAnsi="宋体" w:eastAsia="宋体"/>
        </w:rPr>
      </w:pPr>
    </w:p>
    <w:p w14:paraId="19FF192F">
      <w:pPr>
        <w:pStyle w:val="4"/>
        <w:rPr>
          <w:rFonts w:hint="eastAsia"/>
        </w:rPr>
      </w:pPr>
      <w:r>
        <w:tab/>
      </w:r>
      <w:bookmarkStart w:id="19" w:name="_Toc148635503"/>
      <w:r>
        <w:t>2.3</w:t>
      </w:r>
      <w:r>
        <w:rPr>
          <w:rFonts w:hint="eastAsia"/>
        </w:rPr>
        <w:t>灵活性</w:t>
      </w:r>
      <w:bookmarkEnd w:id="19"/>
    </w:p>
    <w:p w14:paraId="6A75EB26">
      <w:pPr>
        <w:numPr>
          <w:ilvl w:val="0"/>
          <w:numId w:val="3"/>
        </w:numPr>
        <w:spacing w:line="360" w:lineRule="auto"/>
        <w:rPr>
          <w:rFonts w:hint="eastAsia" w:ascii="宋体" w:hAnsi="宋体" w:eastAsia="宋体"/>
        </w:rPr>
      </w:pPr>
      <w:r>
        <w:rPr>
          <w:rFonts w:hint="eastAsia" w:ascii="宋体" w:hAnsi="宋体" w:eastAsia="宋体"/>
        </w:rPr>
        <w:t>操作方式上的变化：可以通过电脑端或手机端的浏览器进行访问；</w:t>
      </w:r>
    </w:p>
    <w:p w14:paraId="48CB1128">
      <w:pPr>
        <w:numPr>
          <w:ilvl w:val="0"/>
          <w:numId w:val="3"/>
        </w:numPr>
        <w:spacing w:line="360" w:lineRule="auto"/>
        <w:rPr>
          <w:rFonts w:hint="eastAsia" w:ascii="宋体" w:hAnsi="宋体" w:eastAsia="宋体"/>
        </w:rPr>
      </w:pPr>
      <w:r>
        <w:rPr>
          <w:rFonts w:hint="eastAsia" w:ascii="宋体" w:hAnsi="宋体" w:eastAsia="宋体"/>
        </w:rPr>
        <w:t>运行环境的变化：在IE</w:t>
      </w:r>
      <w:r>
        <w:rPr>
          <w:rFonts w:ascii="宋体" w:hAnsi="宋体" w:eastAsia="宋体"/>
        </w:rPr>
        <w:t xml:space="preserve"> </w:t>
      </w:r>
      <w:r>
        <w:rPr>
          <w:rFonts w:hint="eastAsia" w:ascii="宋体" w:hAnsi="宋体" w:eastAsia="宋体"/>
        </w:rPr>
        <w:t>11、Firefox</w:t>
      </w:r>
      <w:r>
        <w:rPr>
          <w:rFonts w:ascii="宋体" w:hAnsi="宋体" w:eastAsia="宋体"/>
        </w:rPr>
        <w:t xml:space="preserve"> </w:t>
      </w:r>
      <w:r>
        <w:rPr>
          <w:rFonts w:hint="eastAsia" w:ascii="宋体" w:hAnsi="宋体" w:eastAsia="宋体"/>
        </w:rPr>
        <w:t>42、Goo</w:t>
      </w:r>
      <w:r>
        <w:rPr>
          <w:rFonts w:ascii="宋体" w:hAnsi="宋体" w:eastAsia="宋体"/>
        </w:rPr>
        <w:t xml:space="preserve">gle </w:t>
      </w:r>
      <w:r>
        <w:rPr>
          <w:rFonts w:hint="eastAsia" w:ascii="宋体" w:hAnsi="宋体" w:eastAsia="宋体"/>
        </w:rPr>
        <w:t>C</w:t>
      </w:r>
      <w:r>
        <w:rPr>
          <w:rFonts w:ascii="宋体" w:hAnsi="宋体" w:eastAsia="宋体"/>
        </w:rPr>
        <w:t>hrome</w:t>
      </w:r>
      <w:r>
        <w:rPr>
          <w:rFonts w:hint="eastAsia" w:ascii="宋体" w:hAnsi="宋体" w:eastAsia="宋体"/>
        </w:rPr>
        <w:t xml:space="preserve"> 53以上的环境进行访问；</w:t>
      </w:r>
    </w:p>
    <w:p w14:paraId="315E0B24">
      <w:pPr>
        <w:numPr>
          <w:ilvl w:val="0"/>
          <w:numId w:val="3"/>
        </w:numPr>
        <w:spacing w:line="360" w:lineRule="auto"/>
        <w:rPr>
          <w:rFonts w:hint="eastAsia" w:ascii="宋体" w:hAnsi="宋体" w:eastAsia="宋体"/>
        </w:rPr>
      </w:pPr>
      <w:r>
        <w:rPr>
          <w:rFonts w:hint="eastAsia" w:ascii="宋体" w:hAnsi="宋体" w:eastAsia="宋体"/>
        </w:rPr>
        <w:t>精度和有效时限的变化：精度变化要对系统的影响尽量减小；</w:t>
      </w:r>
    </w:p>
    <w:p w14:paraId="7FDE3539">
      <w:pPr>
        <w:numPr>
          <w:ilvl w:val="0"/>
          <w:numId w:val="3"/>
        </w:numPr>
        <w:spacing w:line="360" w:lineRule="auto"/>
        <w:rPr>
          <w:rFonts w:hint="eastAsia" w:ascii="宋体" w:hAnsi="宋体" w:eastAsia="宋体"/>
        </w:rPr>
      </w:pPr>
      <w:r>
        <w:rPr>
          <w:rFonts w:hint="eastAsia" w:ascii="宋体" w:hAnsi="宋体" w:eastAsia="宋体"/>
        </w:rPr>
        <w:t>计划的变化或改进：能够比较容易地根据需求进行改进。</w:t>
      </w:r>
    </w:p>
    <w:p w14:paraId="0AACC10C">
      <w:pPr>
        <w:rPr>
          <w:rFonts w:hint="eastAsia"/>
        </w:rPr>
      </w:pPr>
    </w:p>
    <w:p w14:paraId="2076AE39">
      <w:pPr>
        <w:pStyle w:val="3"/>
        <w:rPr>
          <w:rFonts w:hint="eastAsia"/>
        </w:rPr>
      </w:pPr>
      <w:bookmarkStart w:id="20" w:name="_Toc148635504"/>
      <w:r>
        <w:rPr>
          <w:rFonts w:hint="eastAsia"/>
        </w:rPr>
        <w:t>3、输入输出要求</w:t>
      </w:r>
      <w:bookmarkEnd w:id="20"/>
    </w:p>
    <w:p w14:paraId="0406716A">
      <w:pPr>
        <w:spacing w:line="360" w:lineRule="auto"/>
        <w:ind w:firstLine="420"/>
        <w:rPr>
          <w:rFonts w:hint="eastAsia" w:ascii="宋体" w:hAnsi="宋体" w:eastAsia="宋体"/>
        </w:rPr>
      </w:pPr>
      <w:r>
        <w:rPr>
          <w:rFonts w:hint="eastAsia" w:ascii="宋体" w:hAnsi="宋体" w:eastAsia="宋体"/>
        </w:rPr>
        <w:t>输入数据基本为：用户手机号、用户密码、验证码、体育场馆信息、场馆预约信息、评论，以上输入均为字符串形式；输出数据基本为体育场馆信息界面、收藏的体育场馆信息界面、发表的评论。</w:t>
      </w:r>
    </w:p>
    <w:p w14:paraId="0639A589">
      <w:pPr>
        <w:rPr>
          <w:rFonts w:hint="eastAsia" w:ascii="宋体" w:hAnsi="宋体" w:eastAsia="宋体"/>
        </w:rPr>
      </w:pPr>
    </w:p>
    <w:p w14:paraId="6C902AD2">
      <w:pPr>
        <w:pStyle w:val="3"/>
        <w:rPr>
          <w:rFonts w:hint="eastAsia"/>
        </w:rPr>
      </w:pPr>
      <w:bookmarkStart w:id="21" w:name="_Toc148635505"/>
      <w:r>
        <w:rPr>
          <w:rFonts w:hint="eastAsia"/>
        </w:rPr>
        <w:t>4、数据管理能力要求</w:t>
      </w:r>
      <w:bookmarkEnd w:id="21"/>
    </w:p>
    <w:p w14:paraId="71C7A103">
      <w:pPr>
        <w:spacing w:line="360" w:lineRule="auto"/>
        <w:ind w:firstLine="420"/>
        <w:rPr>
          <w:rFonts w:hint="eastAsia" w:ascii="宋体" w:hAnsi="宋体" w:eastAsia="宋体"/>
        </w:rPr>
      </w:pPr>
      <w:r>
        <w:rPr>
          <w:rFonts w:hint="eastAsia" w:ascii="宋体" w:hAnsi="宋体" w:eastAsia="宋体"/>
        </w:rPr>
        <w:t>需要管理的记录个数约1万。其中分为多个表和文卷，其大小规模为：500左右。</w:t>
      </w:r>
    </w:p>
    <w:p w14:paraId="1278F17E">
      <w:pPr>
        <w:rPr>
          <w:rFonts w:hint="eastAsia" w:ascii="宋体" w:hAnsi="宋体" w:eastAsia="宋体"/>
        </w:rPr>
      </w:pPr>
    </w:p>
    <w:p w14:paraId="44D53CEC">
      <w:pPr>
        <w:pStyle w:val="3"/>
        <w:rPr>
          <w:rFonts w:hint="eastAsia"/>
        </w:rPr>
      </w:pPr>
      <w:bookmarkStart w:id="22" w:name="_Toc148635506"/>
      <w:r>
        <w:rPr>
          <w:rFonts w:hint="eastAsia"/>
        </w:rPr>
        <w:t>5、故障处理要求</w:t>
      </w:r>
      <w:bookmarkEnd w:id="22"/>
    </w:p>
    <w:p w14:paraId="438F14E2">
      <w:pPr>
        <w:spacing w:line="360" w:lineRule="auto"/>
        <w:ind w:firstLine="420"/>
        <w:rPr>
          <w:rFonts w:hint="eastAsia" w:ascii="宋体" w:hAnsi="宋体" w:eastAsia="宋体"/>
        </w:rPr>
      </w:pPr>
      <w:r>
        <w:rPr>
          <w:rFonts w:hint="eastAsia" w:ascii="宋体" w:hAnsi="宋体" w:eastAsia="宋体"/>
        </w:rPr>
        <w:t>发生错误时保证数据完整，对于数据库发生故障时要能够及时解决故障，恢复数据，以保证数据的一致性和完整性。</w:t>
      </w:r>
    </w:p>
    <w:p w14:paraId="6320F233">
      <w:pPr>
        <w:rPr>
          <w:rFonts w:hint="eastAsia"/>
        </w:rPr>
      </w:pPr>
    </w:p>
    <w:p w14:paraId="01F86F0A">
      <w:pPr>
        <w:pStyle w:val="3"/>
        <w:rPr>
          <w:rFonts w:hint="eastAsia"/>
        </w:rPr>
      </w:pPr>
      <w:bookmarkStart w:id="23" w:name="_Toc148635507"/>
      <w:r>
        <w:rPr>
          <w:rFonts w:hint="eastAsia"/>
        </w:rPr>
        <w:t>6、其他专门要求</w:t>
      </w:r>
      <w:bookmarkEnd w:id="23"/>
    </w:p>
    <w:p w14:paraId="32C88450">
      <w:pPr>
        <w:ind w:firstLine="420" w:firstLineChars="200"/>
        <w:rPr>
          <w:rFonts w:hint="eastAsia" w:ascii="宋体" w:hAnsi="宋体" w:eastAsia="宋体"/>
        </w:rPr>
      </w:pPr>
      <w:r>
        <w:rPr>
          <w:rFonts w:hint="eastAsia" w:ascii="宋体" w:hAnsi="宋体" w:eastAsia="宋体"/>
        </w:rPr>
        <w:t>无其他专门要求。</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毛毛妈" w:date="2025-10-26T10:10:00Z" w:initials="chy">
    <w:p w14:paraId="52D7DFCB">
      <w:pPr>
        <w:pStyle w:val="7"/>
      </w:pPr>
      <w:r>
        <w:rPr>
          <w:rFonts w:hint="eastAsia"/>
        </w:rPr>
        <w:t>场地信息在哪里管理的？上面一个模块是场馆，比如全民健身中心的羽毛球馆。一个场馆会有很多场地对吧，在哪个模块维护场地信息？</w:t>
      </w:r>
    </w:p>
    <w:p w14:paraId="2073A115">
      <w:pPr>
        <w:pStyle w:val="7"/>
      </w:pPr>
      <w:r>
        <w:rPr>
          <w:rFonts w:hint="eastAsia"/>
        </w:rPr>
        <w:t>对于每个场地来说，可预约的时段也有很多，有些可用有些不可用，这些信息在哪个模块维护？时间段的表示和存储是需要费点脑子来优化的。</w:t>
      </w:r>
    </w:p>
    <w:p w14:paraId="25FB61EC">
      <w:pPr>
        <w:pStyle w:val="7"/>
      </w:pPr>
      <w:r>
        <w:rPr>
          <w:rFonts w:hint="eastAsia"/>
        </w:rPr>
        <w:t>预约的时候需要这些信息，得先提供。</w:t>
      </w:r>
    </w:p>
    <w:p w14:paraId="444E42CB">
      <w:pPr>
        <w:pStyle w:val="7"/>
        <w:rPr>
          <w:rFonts w:hint="eastAsia"/>
        </w:rPr>
      </w:pPr>
      <w:r>
        <w:rPr>
          <w:rFonts w:hint="eastAsia"/>
        </w:rPr>
        <w:t>等你们拆出更多模块后，评论和收藏可以删掉一个，不用做太多。</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44E42C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华康俪金黑W8(P)">
    <w:altName w:val="微软雅黑"/>
    <w:panose1 w:val="00000000000000000000"/>
    <w:charset w:val="86"/>
    <w:family w:val="swiss"/>
    <w:pitch w:val="default"/>
    <w:sig w:usb0="00000000" w:usb1="00000000" w:usb2="00000012" w:usb3="00000000" w:csb0="00040000" w:csb1="00000000"/>
  </w:font>
  <w:font w:name="微软雅黑">
    <w:panose1 w:val="020B0503020204020204"/>
    <w:charset w:val="86"/>
    <w:family w:val="auto"/>
    <w:pitch w:val="default"/>
    <w:sig w:usb0="80000287" w:usb1="2ACF3C50" w:usb2="00000016" w:usb3="00000000" w:csb0="0004001F" w:csb1="00000000"/>
  </w:font>
  <w:font w:name="华文新魏">
    <w:panose1 w:val="02010800040101010101"/>
    <w:charset w:val="86"/>
    <w:family w:val="auto"/>
    <w:pitch w:val="default"/>
    <w:sig w:usb0="00000001" w:usb1="080F0000" w:usb2="00000000" w:usb3="00000000" w:csb0="00040000" w:csb1="00000000"/>
  </w:font>
  <w:font w:name="方正粗黑宋简体">
    <w:altName w:val="微软雅黑"/>
    <w:panose1 w:val="00000000000000000000"/>
    <w:charset w:val="86"/>
    <w:family w:val="auto"/>
    <w:pitch w:val="default"/>
    <w:sig w:usb0="00000000" w:usb1="00000000" w:usb2="00000012" w:usb3="00000000" w:csb0="00040001" w:csb1="00000000"/>
  </w:font>
  <w:font w:name="华文楷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C26D2F"/>
    <w:multiLevelType w:val="multilevel"/>
    <w:tmpl w:val="18C26D2F"/>
    <w:lvl w:ilvl="0" w:tentative="0">
      <w:start w:val="1"/>
      <w:numFmt w:val="decimal"/>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
    <w:nsid w:val="3DE5464D"/>
    <w:multiLevelType w:val="multilevel"/>
    <w:tmpl w:val="3DE5464D"/>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759E01E5"/>
    <w:multiLevelType w:val="multilevel"/>
    <w:tmpl w:val="759E01E5"/>
    <w:lvl w:ilvl="0" w:tentative="0">
      <w:start w:val="1"/>
      <w:numFmt w:val="decimal"/>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fish [2]">
    <w15:presenceInfo w15:providerId="WPS Office" w15:userId="1456040620"/>
  </w15:person>
  <w15:person w15:author="毛毛妈">
    <w15:presenceInfo w15:providerId="None" w15:userId="毛毛妈"/>
  </w15:person>
  <w15:person w15:author="fish">
    <w15:presenceInfo w15:providerId="None" w15:userId="fish"/>
  </w15:person>
  <w15:person w15:author="沁悦 朱">
    <w15:presenceInfo w15:providerId="Windows Live" w15:userId="d1137adc2b8c19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FhMGNjN2E1Y2IyMmQxOWExMjZiM2RjZGNiNmE3OWYifQ=="/>
  </w:docVars>
  <w:rsids>
    <w:rsidRoot w:val="003A3A23"/>
    <w:rsid w:val="00001A78"/>
    <w:rsid w:val="00016169"/>
    <w:rsid w:val="00037A50"/>
    <w:rsid w:val="00043CEE"/>
    <w:rsid w:val="000516D7"/>
    <w:rsid w:val="000656E2"/>
    <w:rsid w:val="0007696F"/>
    <w:rsid w:val="00077D1A"/>
    <w:rsid w:val="000A0484"/>
    <w:rsid w:val="000D7184"/>
    <w:rsid w:val="00121621"/>
    <w:rsid w:val="00161863"/>
    <w:rsid w:val="00170807"/>
    <w:rsid w:val="00193629"/>
    <w:rsid w:val="001D602A"/>
    <w:rsid w:val="001E646E"/>
    <w:rsid w:val="00204D4D"/>
    <w:rsid w:val="00265EDB"/>
    <w:rsid w:val="00293F02"/>
    <w:rsid w:val="002C0FDD"/>
    <w:rsid w:val="003043F3"/>
    <w:rsid w:val="003438BE"/>
    <w:rsid w:val="003456D8"/>
    <w:rsid w:val="0037497F"/>
    <w:rsid w:val="00377590"/>
    <w:rsid w:val="003A3A23"/>
    <w:rsid w:val="003A51AE"/>
    <w:rsid w:val="003D43E1"/>
    <w:rsid w:val="00400781"/>
    <w:rsid w:val="004130F9"/>
    <w:rsid w:val="0048661D"/>
    <w:rsid w:val="004D5D36"/>
    <w:rsid w:val="005149DC"/>
    <w:rsid w:val="005963D1"/>
    <w:rsid w:val="005D6457"/>
    <w:rsid w:val="005E409E"/>
    <w:rsid w:val="00651B98"/>
    <w:rsid w:val="006F3798"/>
    <w:rsid w:val="00746198"/>
    <w:rsid w:val="00746AC8"/>
    <w:rsid w:val="007B7150"/>
    <w:rsid w:val="00832A65"/>
    <w:rsid w:val="008416CC"/>
    <w:rsid w:val="008477E0"/>
    <w:rsid w:val="008D32FA"/>
    <w:rsid w:val="008D6105"/>
    <w:rsid w:val="009250D6"/>
    <w:rsid w:val="009459EE"/>
    <w:rsid w:val="009805BF"/>
    <w:rsid w:val="009A0D6F"/>
    <w:rsid w:val="009D3534"/>
    <w:rsid w:val="00A510B0"/>
    <w:rsid w:val="00A800C3"/>
    <w:rsid w:val="00A81CD8"/>
    <w:rsid w:val="00AA53EE"/>
    <w:rsid w:val="00AC79C2"/>
    <w:rsid w:val="00AE3979"/>
    <w:rsid w:val="00AE3C55"/>
    <w:rsid w:val="00B06B6C"/>
    <w:rsid w:val="00B07F32"/>
    <w:rsid w:val="00B4320B"/>
    <w:rsid w:val="00B569E2"/>
    <w:rsid w:val="00B71C26"/>
    <w:rsid w:val="00B8412B"/>
    <w:rsid w:val="00BA6CC2"/>
    <w:rsid w:val="00BE35D7"/>
    <w:rsid w:val="00C059B7"/>
    <w:rsid w:val="00C05D67"/>
    <w:rsid w:val="00C64C3C"/>
    <w:rsid w:val="00C72527"/>
    <w:rsid w:val="00C86D19"/>
    <w:rsid w:val="00CA07C6"/>
    <w:rsid w:val="00D16FDD"/>
    <w:rsid w:val="00D366B3"/>
    <w:rsid w:val="00D81989"/>
    <w:rsid w:val="00DA44F8"/>
    <w:rsid w:val="00E25EEF"/>
    <w:rsid w:val="00E60214"/>
    <w:rsid w:val="00EA4B69"/>
    <w:rsid w:val="00F21167"/>
    <w:rsid w:val="00F33560"/>
    <w:rsid w:val="00F805D5"/>
    <w:rsid w:val="00FD3B40"/>
    <w:rsid w:val="00FF396E"/>
    <w:rsid w:val="01391049"/>
    <w:rsid w:val="021278B0"/>
    <w:rsid w:val="03056195"/>
    <w:rsid w:val="03255414"/>
    <w:rsid w:val="039F11C4"/>
    <w:rsid w:val="04933F16"/>
    <w:rsid w:val="04BD2306"/>
    <w:rsid w:val="04DE7B58"/>
    <w:rsid w:val="04E00720"/>
    <w:rsid w:val="05326871"/>
    <w:rsid w:val="0596508E"/>
    <w:rsid w:val="07187074"/>
    <w:rsid w:val="07232A70"/>
    <w:rsid w:val="07BF21F6"/>
    <w:rsid w:val="081952B3"/>
    <w:rsid w:val="08396FDE"/>
    <w:rsid w:val="098F0500"/>
    <w:rsid w:val="09AF2373"/>
    <w:rsid w:val="0A5E183A"/>
    <w:rsid w:val="0AA13A8F"/>
    <w:rsid w:val="0B285936"/>
    <w:rsid w:val="0C6A2285"/>
    <w:rsid w:val="0D7D0092"/>
    <w:rsid w:val="0E074E0E"/>
    <w:rsid w:val="0E2D5120"/>
    <w:rsid w:val="0F022410"/>
    <w:rsid w:val="0FBF18A9"/>
    <w:rsid w:val="10685029"/>
    <w:rsid w:val="10C06C14"/>
    <w:rsid w:val="10F976AD"/>
    <w:rsid w:val="139433C6"/>
    <w:rsid w:val="141659B3"/>
    <w:rsid w:val="14336629"/>
    <w:rsid w:val="147D3566"/>
    <w:rsid w:val="14862C49"/>
    <w:rsid w:val="16322361"/>
    <w:rsid w:val="16D85A67"/>
    <w:rsid w:val="170D6417"/>
    <w:rsid w:val="173F66B8"/>
    <w:rsid w:val="17DA4A5F"/>
    <w:rsid w:val="181E619B"/>
    <w:rsid w:val="18B81821"/>
    <w:rsid w:val="18D100B7"/>
    <w:rsid w:val="19142636"/>
    <w:rsid w:val="1A8C0039"/>
    <w:rsid w:val="1A9D4D4E"/>
    <w:rsid w:val="1C71798C"/>
    <w:rsid w:val="1D2B339E"/>
    <w:rsid w:val="1D667D96"/>
    <w:rsid w:val="1D8334A3"/>
    <w:rsid w:val="1D8B6EEA"/>
    <w:rsid w:val="1DA33B45"/>
    <w:rsid w:val="1DFE6F13"/>
    <w:rsid w:val="1E1E1774"/>
    <w:rsid w:val="1E8D150A"/>
    <w:rsid w:val="1FA62BB6"/>
    <w:rsid w:val="1FD90338"/>
    <w:rsid w:val="20730A5A"/>
    <w:rsid w:val="208B38E8"/>
    <w:rsid w:val="20BD2964"/>
    <w:rsid w:val="20C277F1"/>
    <w:rsid w:val="21D37C91"/>
    <w:rsid w:val="22780DCA"/>
    <w:rsid w:val="22985941"/>
    <w:rsid w:val="23952182"/>
    <w:rsid w:val="23A173B8"/>
    <w:rsid w:val="23BA7085"/>
    <w:rsid w:val="248645FC"/>
    <w:rsid w:val="250B6C0C"/>
    <w:rsid w:val="251D5FEC"/>
    <w:rsid w:val="275E5B55"/>
    <w:rsid w:val="27612199"/>
    <w:rsid w:val="27F8286D"/>
    <w:rsid w:val="2856078D"/>
    <w:rsid w:val="28EB09B1"/>
    <w:rsid w:val="28F1556E"/>
    <w:rsid w:val="29D24DBC"/>
    <w:rsid w:val="2A705F20"/>
    <w:rsid w:val="2AB42DAA"/>
    <w:rsid w:val="2B2403CF"/>
    <w:rsid w:val="2BAB703D"/>
    <w:rsid w:val="2BE06688"/>
    <w:rsid w:val="2C1819BA"/>
    <w:rsid w:val="2C3A068B"/>
    <w:rsid w:val="2C534988"/>
    <w:rsid w:val="2C644D88"/>
    <w:rsid w:val="2C974875"/>
    <w:rsid w:val="2CB4743D"/>
    <w:rsid w:val="2CBB6761"/>
    <w:rsid w:val="2DE76ED4"/>
    <w:rsid w:val="2E29232D"/>
    <w:rsid w:val="2EDF67F8"/>
    <w:rsid w:val="305419CC"/>
    <w:rsid w:val="31B932A8"/>
    <w:rsid w:val="33163F6E"/>
    <w:rsid w:val="334D765C"/>
    <w:rsid w:val="33500F0A"/>
    <w:rsid w:val="339A360E"/>
    <w:rsid w:val="348C6C89"/>
    <w:rsid w:val="34E36125"/>
    <w:rsid w:val="34F127AB"/>
    <w:rsid w:val="3535426F"/>
    <w:rsid w:val="35883C6A"/>
    <w:rsid w:val="365918FF"/>
    <w:rsid w:val="366A57EF"/>
    <w:rsid w:val="36A53072"/>
    <w:rsid w:val="36C52F54"/>
    <w:rsid w:val="370C5A2C"/>
    <w:rsid w:val="370F5307"/>
    <w:rsid w:val="371D62BE"/>
    <w:rsid w:val="37357598"/>
    <w:rsid w:val="38635F53"/>
    <w:rsid w:val="38832F48"/>
    <w:rsid w:val="39AE5A56"/>
    <w:rsid w:val="3A762414"/>
    <w:rsid w:val="3B283958"/>
    <w:rsid w:val="3B9072C1"/>
    <w:rsid w:val="3BA47094"/>
    <w:rsid w:val="3C11396C"/>
    <w:rsid w:val="3E014244"/>
    <w:rsid w:val="40A2761B"/>
    <w:rsid w:val="41BD61FF"/>
    <w:rsid w:val="42572357"/>
    <w:rsid w:val="43A0005B"/>
    <w:rsid w:val="43B6709C"/>
    <w:rsid w:val="43E761E9"/>
    <w:rsid w:val="44781846"/>
    <w:rsid w:val="447D41C0"/>
    <w:rsid w:val="449D459A"/>
    <w:rsid w:val="45FB2978"/>
    <w:rsid w:val="47F613E8"/>
    <w:rsid w:val="48D239C6"/>
    <w:rsid w:val="499C2277"/>
    <w:rsid w:val="49E53D44"/>
    <w:rsid w:val="49E94E20"/>
    <w:rsid w:val="4A163618"/>
    <w:rsid w:val="4A5C1634"/>
    <w:rsid w:val="4DAC62CE"/>
    <w:rsid w:val="4E962786"/>
    <w:rsid w:val="4EA066CF"/>
    <w:rsid w:val="4EB26572"/>
    <w:rsid w:val="4EE86352"/>
    <w:rsid w:val="4F3C4080"/>
    <w:rsid w:val="503A3CCC"/>
    <w:rsid w:val="514A3F22"/>
    <w:rsid w:val="520E6AD8"/>
    <w:rsid w:val="530C2962"/>
    <w:rsid w:val="5311687F"/>
    <w:rsid w:val="5315716F"/>
    <w:rsid w:val="53C31518"/>
    <w:rsid w:val="53F421C2"/>
    <w:rsid w:val="545C7A5B"/>
    <w:rsid w:val="546F2641"/>
    <w:rsid w:val="54F00C4A"/>
    <w:rsid w:val="55256612"/>
    <w:rsid w:val="55633D1A"/>
    <w:rsid w:val="56E02589"/>
    <w:rsid w:val="576E7B51"/>
    <w:rsid w:val="57795795"/>
    <w:rsid w:val="585D60C3"/>
    <w:rsid w:val="590A4CD6"/>
    <w:rsid w:val="59AE7089"/>
    <w:rsid w:val="5BFB086D"/>
    <w:rsid w:val="5CA223E9"/>
    <w:rsid w:val="5D09009C"/>
    <w:rsid w:val="5D6F0D72"/>
    <w:rsid w:val="5ED07C7C"/>
    <w:rsid w:val="5F1E1C77"/>
    <w:rsid w:val="5F6B63DA"/>
    <w:rsid w:val="5FA84394"/>
    <w:rsid w:val="5FC56DEF"/>
    <w:rsid w:val="5FCC135D"/>
    <w:rsid w:val="601B0D3D"/>
    <w:rsid w:val="609E3EAA"/>
    <w:rsid w:val="60ED5A99"/>
    <w:rsid w:val="62E373D4"/>
    <w:rsid w:val="63C544D8"/>
    <w:rsid w:val="63D2002E"/>
    <w:rsid w:val="63D27965"/>
    <w:rsid w:val="64813139"/>
    <w:rsid w:val="65E91473"/>
    <w:rsid w:val="66763171"/>
    <w:rsid w:val="66910628"/>
    <w:rsid w:val="66A018DA"/>
    <w:rsid w:val="6712723B"/>
    <w:rsid w:val="67373AC3"/>
    <w:rsid w:val="67691D82"/>
    <w:rsid w:val="67F63885"/>
    <w:rsid w:val="689551AC"/>
    <w:rsid w:val="68AE6FD0"/>
    <w:rsid w:val="69563270"/>
    <w:rsid w:val="6AA62BDB"/>
    <w:rsid w:val="6C0D00C2"/>
    <w:rsid w:val="6C3A445C"/>
    <w:rsid w:val="6C77554D"/>
    <w:rsid w:val="6D6B0EAD"/>
    <w:rsid w:val="6E7359CD"/>
    <w:rsid w:val="6E846DFB"/>
    <w:rsid w:val="6E8C67FC"/>
    <w:rsid w:val="6F872CF0"/>
    <w:rsid w:val="6FAE6A23"/>
    <w:rsid w:val="6FDE3B35"/>
    <w:rsid w:val="70251764"/>
    <w:rsid w:val="70483767"/>
    <w:rsid w:val="710D1B9F"/>
    <w:rsid w:val="72B54231"/>
    <w:rsid w:val="730D4271"/>
    <w:rsid w:val="733A75CF"/>
    <w:rsid w:val="73656D60"/>
    <w:rsid w:val="73670AD3"/>
    <w:rsid w:val="7465619C"/>
    <w:rsid w:val="74FB4333"/>
    <w:rsid w:val="754C41C0"/>
    <w:rsid w:val="755C79D6"/>
    <w:rsid w:val="75715C52"/>
    <w:rsid w:val="76537B92"/>
    <w:rsid w:val="768B4FBC"/>
    <w:rsid w:val="77215464"/>
    <w:rsid w:val="776E4FAE"/>
    <w:rsid w:val="77777EE1"/>
    <w:rsid w:val="7797770D"/>
    <w:rsid w:val="78806B5A"/>
    <w:rsid w:val="78930542"/>
    <w:rsid w:val="78D010DE"/>
    <w:rsid w:val="78F2388C"/>
    <w:rsid w:val="79276DB0"/>
    <w:rsid w:val="79A46DAF"/>
    <w:rsid w:val="7A4B5E05"/>
    <w:rsid w:val="7A884DCA"/>
    <w:rsid w:val="7AD515AF"/>
    <w:rsid w:val="7B9F7D19"/>
    <w:rsid w:val="7BB924A5"/>
    <w:rsid w:val="7C4C49DC"/>
    <w:rsid w:val="7CF76237"/>
    <w:rsid w:val="7DDF1D92"/>
    <w:rsid w:val="7E417769"/>
    <w:rsid w:val="7E58163C"/>
    <w:rsid w:val="7E6212C2"/>
    <w:rsid w:val="7F3C771C"/>
    <w:rsid w:val="7F41310A"/>
    <w:rsid w:val="7F530AD5"/>
    <w:rsid w:val="7FE243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5"/>
    <w:unhideWhenUsed/>
    <w:qFormat/>
    <w:uiPriority w:val="9"/>
    <w:pPr>
      <w:keepNext/>
      <w:keepLines/>
      <w:spacing w:before="260" w:after="260" w:line="416" w:lineRule="auto"/>
      <w:jc w:val="left"/>
      <w:outlineLvl w:val="1"/>
    </w:pPr>
    <w:rPr>
      <w:rFonts w:eastAsia="华文中宋" w:asciiTheme="majorHAnsi" w:hAnsiTheme="majorHAnsi" w:cstheme="majorBidi"/>
      <w:b/>
      <w:bCs/>
      <w:sz w:val="24"/>
      <w:szCs w:val="32"/>
    </w:rPr>
  </w:style>
  <w:style w:type="paragraph" w:styleId="4">
    <w:name w:val="heading 3"/>
    <w:basedOn w:val="1"/>
    <w:next w:val="1"/>
    <w:link w:val="27"/>
    <w:unhideWhenUsed/>
    <w:qFormat/>
    <w:uiPriority w:val="9"/>
    <w:pPr>
      <w:keepNext/>
      <w:keepLines/>
      <w:spacing w:before="260" w:after="260" w:line="416" w:lineRule="auto"/>
      <w:outlineLvl w:val="2"/>
    </w:pPr>
    <w:rPr>
      <w:rFonts w:ascii="华文中宋" w:hAnsi="华文中宋" w:eastAsia="华文中宋"/>
      <w:b/>
      <w:bCs/>
      <w:sz w:val="22"/>
    </w:rPr>
  </w:style>
  <w:style w:type="paragraph" w:styleId="5">
    <w:name w:val="heading 4"/>
    <w:basedOn w:val="1"/>
    <w:next w:val="1"/>
    <w:link w:val="29"/>
    <w:unhideWhenUsed/>
    <w:qFormat/>
    <w:uiPriority w:val="9"/>
    <w:pPr>
      <w:keepNext/>
      <w:keepLines/>
      <w:spacing w:before="280" w:after="290" w:line="376" w:lineRule="auto"/>
      <w:outlineLvl w:val="3"/>
    </w:pPr>
    <w:rPr>
      <w:rFonts w:eastAsia="宋体" w:asciiTheme="majorHAnsi" w:hAnsiTheme="majorHAnsi" w:cstheme="majorBidi"/>
      <w:b/>
      <w:bCs/>
      <w:szCs w:val="28"/>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35"/>
    <w:rPr>
      <w:rFonts w:ascii="Arial" w:hAnsi="Arial" w:eastAsia="黑体"/>
      <w:sz w:val="20"/>
    </w:rPr>
  </w:style>
  <w:style w:type="paragraph" w:styleId="7">
    <w:name w:val="annotation text"/>
    <w:basedOn w:val="1"/>
    <w:link w:val="30"/>
    <w:semiHidden/>
    <w:unhideWhenUsed/>
    <w:qFormat/>
    <w:uiPriority w:val="99"/>
    <w:pPr>
      <w:jc w:val="left"/>
    </w:pPr>
  </w:style>
  <w:style w:type="paragraph" w:styleId="8">
    <w:name w:val="toc 3"/>
    <w:basedOn w:val="1"/>
    <w:next w:val="1"/>
    <w:unhideWhenUsed/>
    <w:qFormat/>
    <w:uiPriority w:val="39"/>
    <w:pPr>
      <w:ind w:left="840" w:leftChars="400"/>
    </w:pPr>
  </w:style>
  <w:style w:type="paragraph" w:styleId="9">
    <w:name w:val="Date"/>
    <w:basedOn w:val="1"/>
    <w:next w:val="1"/>
    <w:link w:val="23"/>
    <w:semiHidden/>
    <w:unhideWhenUsed/>
    <w:qFormat/>
    <w:uiPriority w:val="99"/>
    <w:pPr>
      <w:ind w:left="100" w:leftChars="2500"/>
    </w:pPr>
  </w:style>
  <w:style w:type="paragraph" w:styleId="10">
    <w:name w:val="footer"/>
    <w:basedOn w:val="1"/>
    <w:link w:val="20"/>
    <w:unhideWhenUsed/>
    <w:qFormat/>
    <w:uiPriority w:val="99"/>
    <w:pPr>
      <w:tabs>
        <w:tab w:val="center" w:pos="4153"/>
        <w:tab w:val="right" w:pos="8306"/>
      </w:tabs>
      <w:snapToGrid w:val="0"/>
      <w:jc w:val="left"/>
    </w:pPr>
    <w:rPr>
      <w:sz w:val="18"/>
      <w:szCs w:val="18"/>
    </w:rPr>
  </w:style>
  <w:style w:type="paragraph" w:styleId="11">
    <w:name w:val="header"/>
    <w:basedOn w:val="1"/>
    <w:link w:val="19"/>
    <w:unhideWhenUsed/>
    <w:qFormat/>
    <w:uiPriority w:val="99"/>
    <w:pPr>
      <w:tabs>
        <w:tab w:val="center" w:pos="4153"/>
        <w:tab w:val="right" w:pos="8306"/>
      </w:tabs>
      <w:snapToGrid w:val="0"/>
      <w:jc w:val="center"/>
    </w:pPr>
    <w:rPr>
      <w:sz w:val="18"/>
      <w:szCs w:val="18"/>
    </w:rPr>
  </w:style>
  <w:style w:type="paragraph" w:styleId="12">
    <w:name w:val="toc 1"/>
    <w:basedOn w:val="1"/>
    <w:next w:val="1"/>
    <w:unhideWhenUsed/>
    <w:qFormat/>
    <w:uiPriority w:val="39"/>
  </w:style>
  <w:style w:type="paragraph" w:styleId="13">
    <w:name w:val="toc 2"/>
    <w:basedOn w:val="1"/>
    <w:next w:val="1"/>
    <w:unhideWhenUsed/>
    <w:qFormat/>
    <w:uiPriority w:val="39"/>
    <w:pPr>
      <w:ind w:left="420" w:leftChars="200"/>
    </w:pPr>
  </w:style>
  <w:style w:type="paragraph" w:styleId="14">
    <w:name w:val="annotation subject"/>
    <w:basedOn w:val="7"/>
    <w:next w:val="7"/>
    <w:link w:val="31"/>
    <w:semiHidden/>
    <w:unhideWhenUsed/>
    <w:qFormat/>
    <w:uiPriority w:val="99"/>
    <w:rPr>
      <w:b/>
      <w:bCs/>
    </w:rPr>
  </w:style>
  <w:style w:type="character" w:styleId="17">
    <w:name w:val="Hyperlink"/>
    <w:basedOn w:val="16"/>
    <w:unhideWhenUsed/>
    <w:qFormat/>
    <w:uiPriority w:val="99"/>
    <w:rPr>
      <w:color w:val="0563C1" w:themeColor="hyperlink"/>
      <w:u w:val="single"/>
      <w14:textFill>
        <w14:solidFill>
          <w14:schemeClr w14:val="hlink"/>
        </w14:solidFill>
      </w14:textFill>
    </w:rPr>
  </w:style>
  <w:style w:type="character" w:styleId="18">
    <w:name w:val="annotation reference"/>
    <w:basedOn w:val="16"/>
    <w:semiHidden/>
    <w:unhideWhenUsed/>
    <w:qFormat/>
    <w:uiPriority w:val="99"/>
    <w:rPr>
      <w:sz w:val="21"/>
      <w:szCs w:val="21"/>
    </w:rPr>
  </w:style>
  <w:style w:type="character" w:customStyle="1" w:styleId="19">
    <w:name w:val="页眉 字符"/>
    <w:basedOn w:val="16"/>
    <w:link w:val="11"/>
    <w:qFormat/>
    <w:uiPriority w:val="99"/>
    <w:rPr>
      <w:sz w:val="18"/>
      <w:szCs w:val="18"/>
    </w:rPr>
  </w:style>
  <w:style w:type="character" w:customStyle="1" w:styleId="20">
    <w:name w:val="页脚 字符"/>
    <w:basedOn w:val="16"/>
    <w:link w:val="10"/>
    <w:qFormat/>
    <w:uiPriority w:val="99"/>
    <w:rPr>
      <w:sz w:val="18"/>
      <w:szCs w:val="18"/>
    </w:rPr>
  </w:style>
  <w:style w:type="paragraph" w:customStyle="1" w:styleId="21">
    <w:name w:val="默认黑体"/>
    <w:qFormat/>
    <w:locked/>
    <w:uiPriority w:val="0"/>
    <w:pPr>
      <w:spacing w:line="360" w:lineRule="auto"/>
      <w:jc w:val="both"/>
    </w:pPr>
    <w:rPr>
      <w:rFonts w:ascii="Arial" w:hAnsi="Arial" w:eastAsia="黑体" w:cs="Courier New"/>
      <w:bCs/>
      <w:kern w:val="2"/>
      <w:sz w:val="24"/>
      <w:szCs w:val="24"/>
      <w:lang w:val="en-US" w:eastAsia="zh-CN" w:bidi="ar-SA"/>
    </w:rPr>
  </w:style>
  <w:style w:type="paragraph" w:customStyle="1" w:styleId="22">
    <w:name w:val="封面表单样式"/>
    <w:qFormat/>
    <w:locked/>
    <w:uiPriority w:val="9"/>
    <w:pPr>
      <w:spacing w:line="360" w:lineRule="auto"/>
      <w:jc w:val="center"/>
    </w:pPr>
    <w:rPr>
      <w:rFonts w:ascii="Arial" w:hAnsi="Arial" w:eastAsia="黑体" w:cs="Courier New"/>
      <w:bCs/>
      <w:kern w:val="2"/>
      <w:sz w:val="30"/>
      <w:szCs w:val="24"/>
      <w:lang w:val="en-US" w:eastAsia="zh-CN" w:bidi="ar-SA"/>
    </w:rPr>
  </w:style>
  <w:style w:type="character" w:customStyle="1" w:styleId="23">
    <w:name w:val="日期 字符"/>
    <w:basedOn w:val="16"/>
    <w:link w:val="9"/>
    <w:semiHidden/>
    <w:qFormat/>
    <w:uiPriority w:val="99"/>
  </w:style>
  <w:style w:type="character" w:customStyle="1" w:styleId="24">
    <w:name w:val="标题 1 字符"/>
    <w:basedOn w:val="16"/>
    <w:link w:val="2"/>
    <w:qFormat/>
    <w:uiPriority w:val="9"/>
    <w:rPr>
      <w:b/>
      <w:bCs/>
      <w:kern w:val="44"/>
      <w:sz w:val="44"/>
      <w:szCs w:val="44"/>
    </w:rPr>
  </w:style>
  <w:style w:type="character" w:customStyle="1" w:styleId="25">
    <w:name w:val="标题 2 字符"/>
    <w:basedOn w:val="16"/>
    <w:link w:val="3"/>
    <w:qFormat/>
    <w:uiPriority w:val="9"/>
    <w:rPr>
      <w:rFonts w:eastAsia="华文中宋" w:asciiTheme="majorHAnsi" w:hAnsiTheme="majorHAnsi" w:cstheme="majorBidi"/>
      <w:b/>
      <w:bCs/>
      <w:sz w:val="24"/>
      <w:szCs w:val="32"/>
    </w:rPr>
  </w:style>
  <w:style w:type="paragraph" w:styleId="26">
    <w:name w:val="List Paragraph"/>
    <w:basedOn w:val="1"/>
    <w:qFormat/>
    <w:uiPriority w:val="34"/>
    <w:pPr>
      <w:ind w:firstLine="420" w:firstLineChars="200"/>
    </w:pPr>
  </w:style>
  <w:style w:type="character" w:customStyle="1" w:styleId="27">
    <w:name w:val="标题 3 字符"/>
    <w:basedOn w:val="16"/>
    <w:link w:val="4"/>
    <w:qFormat/>
    <w:uiPriority w:val="9"/>
    <w:rPr>
      <w:rFonts w:ascii="华文中宋" w:hAnsi="华文中宋" w:eastAsia="华文中宋"/>
      <w:b/>
      <w:bCs/>
      <w:sz w:val="22"/>
    </w:rPr>
  </w:style>
  <w:style w:type="paragraph" w:customStyle="1" w:styleId="28">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9">
    <w:name w:val="标题 4 字符"/>
    <w:basedOn w:val="16"/>
    <w:link w:val="5"/>
    <w:qFormat/>
    <w:uiPriority w:val="9"/>
    <w:rPr>
      <w:rFonts w:eastAsia="宋体" w:asciiTheme="majorHAnsi" w:hAnsiTheme="majorHAnsi" w:cstheme="majorBidi"/>
      <w:b/>
      <w:bCs/>
      <w:szCs w:val="28"/>
    </w:rPr>
  </w:style>
  <w:style w:type="character" w:customStyle="1" w:styleId="30">
    <w:name w:val="批注文字 字符"/>
    <w:basedOn w:val="16"/>
    <w:link w:val="7"/>
    <w:semiHidden/>
    <w:qFormat/>
    <w:uiPriority w:val="99"/>
    <w:rPr>
      <w:kern w:val="2"/>
      <w:sz w:val="21"/>
      <w:szCs w:val="22"/>
    </w:rPr>
  </w:style>
  <w:style w:type="character" w:customStyle="1" w:styleId="31">
    <w:name w:val="批注主题 字符"/>
    <w:basedOn w:val="30"/>
    <w:link w:val="14"/>
    <w:semiHidden/>
    <w:qFormat/>
    <w:uiPriority w:val="99"/>
    <w:rPr>
      <w:b/>
      <w:bCs/>
      <w:kern w:val="2"/>
      <w:sz w:val="21"/>
      <w:szCs w:val="22"/>
    </w:rPr>
  </w:style>
  <w:style w:type="paragraph" w:customStyle="1" w:styleId="32">
    <w:name w:val="修订1"/>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33">
    <w:name w:val="修订2"/>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8" Type="http://schemas.microsoft.com/office/2011/relationships/people" Target="people.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comments" Target="comment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711A2-EBFE-494F-827F-A6462D2FE218}">
  <ds:schemaRefs/>
</ds:datastoreItem>
</file>

<file path=docProps/app.xml><?xml version="1.0" encoding="utf-8"?>
<Properties xmlns="http://schemas.openxmlformats.org/officeDocument/2006/extended-properties" xmlns:vt="http://schemas.openxmlformats.org/officeDocument/2006/docPropsVTypes">
  <Template>Normal</Template>
  <Pages>33</Pages>
  <Words>6471</Words>
  <Characters>6821</Characters>
  <Lines>60</Lines>
  <Paragraphs>17</Paragraphs>
  <TotalTime>57</TotalTime>
  <ScaleCrop>false</ScaleCrop>
  <LinksUpToDate>false</LinksUpToDate>
  <CharactersWithSpaces>6975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2023-10-17T12:28:00Z</dcterms:created>
  <dc:creator>沁悦 朱</dc:creator>
  <cp:lastModifiedBy>fish</cp:lastModifiedBy>
  <dcterms:modified xsi:type="dcterms:W3CDTF">2025-10-28T09:03:32Z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F5CFB33AE75A434B846E2133F405B21A_12</vt:lpwstr>
  </property>
  <property fmtid="{D5CDD505-2E9C-101B-9397-08002B2CF9AE}" pid="4" name="KSOTemplateDocerSaveRecord">
    <vt:lpwstr>eyJoZGlkIjoiMmYyMzAxMmVhZTRkNDdiN2M3MTliM2E4MDQxYmJlMGQiLCJ1c2VySWQiOiIxMjQyMDIyOTkyIn0=</vt:lpwstr>
  </property>
</Properties>
</file>